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917" w:rsidRPr="006D2917" w:rsidRDefault="006D2917" w:rsidP="006D2917">
      <w:pPr>
        <w:pBdr>
          <w:bottom w:val="single" w:sz="6" w:space="4" w:color="EEEEEE"/>
        </w:pBdr>
        <w:spacing w:before="240" w:after="240"/>
        <w:ind w:left="-360" w:hanging="630"/>
        <w:outlineLvl w:val="1"/>
        <w:rPr>
          <w:rFonts w:ascii="Helvetica Neue" w:eastAsia="Times New Roman" w:hAnsi="Helvetica Neue" w:cs="Times New Roman"/>
          <w:b/>
          <w:bCs/>
          <w:color w:val="333333"/>
          <w:sz w:val="40"/>
          <w:szCs w:val="40"/>
          <w:u w:val="single"/>
        </w:rPr>
      </w:pPr>
      <w:r w:rsidRPr="006D2917">
        <w:rPr>
          <w:rFonts w:ascii="Helvetica Neue" w:eastAsia="Times New Roman" w:hAnsi="Helvetica Neue" w:cs="Times New Roman"/>
          <w:b/>
          <w:bCs/>
          <w:color w:val="333333"/>
          <w:sz w:val="40"/>
          <w:szCs w:val="40"/>
          <w:u w:val="single"/>
        </w:rPr>
        <w:t xml:space="preserve">Mobile phones aren’t smart…  </w:t>
      </w:r>
      <w:r>
        <w:rPr>
          <w:rFonts w:ascii="Helvetica Neue" w:eastAsia="Times New Roman" w:hAnsi="Helvetica Neue" w:cs="Times New Roman"/>
          <w:b/>
          <w:bCs/>
          <w:color w:val="333333"/>
          <w:sz w:val="40"/>
          <w:szCs w:val="40"/>
          <w:u w:val="single"/>
        </w:rPr>
        <w:t>-</w:t>
      </w:r>
      <w:r w:rsidR="003D3B88">
        <w:rPr>
          <w:rFonts w:ascii="Helvetica Neue" w:eastAsia="Times New Roman" w:hAnsi="Helvetica Neue" w:cs="Times New Roman"/>
          <w:b/>
          <w:bCs/>
          <w:color w:val="333333"/>
          <w:sz w:val="40"/>
          <w:szCs w:val="40"/>
          <w:u w:val="single"/>
        </w:rPr>
        <w:t xml:space="preserve"> </w:t>
      </w:r>
      <w:r w:rsidR="0016052F">
        <w:rPr>
          <w:rFonts w:ascii="Helvetica Neue" w:eastAsia="Times New Roman" w:hAnsi="Helvetica Neue" w:cs="Times New Roman"/>
          <w:b/>
          <w:bCs/>
          <w:color w:val="333333"/>
          <w:sz w:val="40"/>
          <w:szCs w:val="40"/>
          <w:u w:val="single"/>
        </w:rPr>
        <w:t>Mobile</w:t>
      </w:r>
      <w:r>
        <w:rPr>
          <w:rFonts w:ascii="Helvetica Neue" w:eastAsia="Times New Roman" w:hAnsi="Helvetica Neue" w:cs="Times New Roman"/>
          <w:b/>
          <w:bCs/>
          <w:color w:val="333333"/>
          <w:sz w:val="40"/>
          <w:szCs w:val="40"/>
          <w:u w:val="single"/>
        </w:rPr>
        <w:t xml:space="preserve"> </w:t>
      </w:r>
      <w:r w:rsidRPr="006D2917">
        <w:rPr>
          <w:rFonts w:ascii="Helvetica Neue" w:eastAsia="Times New Roman" w:hAnsi="Helvetica Neue" w:cs="Times New Roman"/>
          <w:b/>
          <w:bCs/>
          <w:color w:val="333333"/>
          <w:sz w:val="40"/>
          <w:szCs w:val="40"/>
          <w:u w:val="single"/>
        </w:rPr>
        <w:t>Workshop</w:t>
      </w:r>
    </w:p>
    <w:p w:rsidR="006D2917" w:rsidRPr="006D2917" w:rsidRDefault="006D2917" w:rsidP="006D2917">
      <w:pPr>
        <w:pBdr>
          <w:bottom w:val="single" w:sz="6" w:space="4" w:color="EEEEEE"/>
        </w:pBdr>
        <w:spacing w:before="240" w:after="240"/>
        <w:ind w:left="-360" w:hanging="630"/>
        <w:outlineLvl w:val="1"/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</w:pPr>
    </w:p>
    <w:p w:rsidR="0055093C" w:rsidRDefault="00EF73D6" w:rsidP="00557F39">
      <w:pPr>
        <w:pBdr>
          <w:bottom w:val="single" w:sz="6" w:space="4" w:color="EEEEEE"/>
        </w:pBdr>
        <w:spacing w:before="240" w:after="240"/>
        <w:ind w:left="-360" w:hanging="630"/>
        <w:outlineLvl w:val="1"/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</w:pPr>
      <w:r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  <w:t>Group Message App</w:t>
      </w:r>
    </w:p>
    <w:p w:rsidR="00CE5DCC" w:rsidRDefault="00EF73D6" w:rsidP="00557F39">
      <w:pPr>
        <w:pBdr>
          <w:bottom w:val="single" w:sz="6" w:space="5" w:color="EEEEEE"/>
        </w:pBdr>
        <w:spacing w:before="240" w:after="240"/>
        <w:ind w:left="-810"/>
        <w:outlineLvl w:val="1"/>
        <w:rPr>
          <w:rFonts w:ascii="Helvetica Neue" w:eastAsia="Times New Roman" w:hAnsi="Helvetica Neue" w:cs="Times New Roman"/>
          <w:b/>
          <w:color w:val="333333"/>
        </w:rPr>
      </w:pPr>
      <w:r>
        <w:rPr>
          <w:rFonts w:ascii="Helvetica Neue" w:eastAsia="Times New Roman" w:hAnsi="Helvetica Neue" w:cs="Times New Roman"/>
          <w:color w:val="333333"/>
        </w:rPr>
        <w:t>A smart</w:t>
      </w:r>
      <w:r w:rsidR="0055093C">
        <w:rPr>
          <w:rFonts w:ascii="Helvetica Neue" w:eastAsia="Times New Roman" w:hAnsi="Helvetica Neue" w:cs="Times New Roman"/>
          <w:color w:val="333333"/>
        </w:rPr>
        <w:t xml:space="preserve"> app to choose a group of friends from the address book and send a short message. </w:t>
      </w:r>
      <w:proofErr w:type="spellStart"/>
      <w:proofErr w:type="gramStart"/>
      <w:r w:rsidR="0055093C">
        <w:rPr>
          <w:rFonts w:ascii="Helvetica Neue" w:eastAsia="Times New Roman" w:hAnsi="Helvetica Neue" w:cs="Times New Roman"/>
          <w:color w:val="333333"/>
        </w:rPr>
        <w:t>iOS</w:t>
      </w:r>
      <w:proofErr w:type="spellEnd"/>
      <w:proofErr w:type="gramEnd"/>
      <w:r w:rsidR="0055093C">
        <w:rPr>
          <w:rFonts w:ascii="Helvetica Neue" w:eastAsia="Times New Roman" w:hAnsi="Helvetica Neue" w:cs="Times New Roman"/>
          <w:color w:val="333333"/>
        </w:rPr>
        <w:t xml:space="preserve"> messaging app displays all the users in the address book. </w:t>
      </w:r>
      <w:r w:rsidRPr="00EF73D6">
        <w:rPr>
          <w:rFonts w:ascii="Helvetica Neue" w:eastAsia="Times New Roman" w:hAnsi="Helvetica Neue" w:cs="Times New Roman"/>
          <w:color w:val="333333"/>
        </w:rPr>
        <w:t xml:space="preserve">This </w:t>
      </w:r>
      <w:r w:rsidR="00CE5DCC">
        <w:rPr>
          <w:rFonts w:ascii="Helvetica Neue" w:eastAsia="Times New Roman" w:hAnsi="Helvetica Neue" w:cs="Times New Roman"/>
          <w:color w:val="333333"/>
        </w:rPr>
        <w:t>document will provide instructions</w:t>
      </w:r>
      <w:r w:rsidR="00B50E99">
        <w:rPr>
          <w:rFonts w:ascii="Helvetica Neue" w:eastAsia="Times New Roman" w:hAnsi="Helvetica Neue" w:cs="Times New Roman"/>
          <w:color w:val="333333"/>
        </w:rPr>
        <w:t xml:space="preserve"> on how</w:t>
      </w:r>
      <w:r w:rsidR="00CE5DCC">
        <w:rPr>
          <w:rFonts w:ascii="Helvetica Neue" w:eastAsia="Times New Roman" w:hAnsi="Helvetica Neue" w:cs="Times New Roman"/>
          <w:color w:val="333333"/>
        </w:rPr>
        <w:t xml:space="preserve"> to build this </w:t>
      </w:r>
      <w:r w:rsidRPr="00EF73D6">
        <w:rPr>
          <w:rFonts w:ascii="Helvetica Neue" w:eastAsia="Times New Roman" w:hAnsi="Helvetica Neue" w:cs="Times New Roman"/>
          <w:color w:val="333333"/>
        </w:rPr>
        <w:t>app</w:t>
      </w:r>
      <w:r w:rsidR="00CE5DCC">
        <w:rPr>
          <w:rFonts w:ascii="Helvetica Neue" w:eastAsia="Times New Roman" w:hAnsi="Helvetica Neue" w:cs="Times New Roman"/>
          <w:color w:val="333333"/>
        </w:rPr>
        <w:t xml:space="preserve">. </w:t>
      </w:r>
      <w:r w:rsidR="00B50E99">
        <w:rPr>
          <w:rFonts w:ascii="Helvetica Neue" w:eastAsia="Times New Roman" w:hAnsi="Helvetica Neue" w:cs="Times New Roman"/>
          <w:color w:val="333333"/>
        </w:rPr>
        <w:t>This app has smart</w:t>
      </w:r>
      <w:r w:rsidR="00CE5DCC">
        <w:rPr>
          <w:rFonts w:ascii="Helvetica Neue" w:eastAsia="Times New Roman" w:hAnsi="Helvetica Neue" w:cs="Times New Roman"/>
          <w:color w:val="333333"/>
        </w:rPr>
        <w:t xml:space="preserve"> features </w:t>
      </w:r>
      <w:r w:rsidR="0055093C" w:rsidRPr="00EF73D6">
        <w:rPr>
          <w:rFonts w:ascii="Helvetica Neue" w:eastAsia="Times New Roman" w:hAnsi="Helvetica Neue" w:cs="Times New Roman"/>
          <w:color w:val="333333"/>
        </w:rPr>
        <w:t xml:space="preserve">to filter out </w:t>
      </w:r>
      <w:r w:rsidR="00CE5DCC">
        <w:rPr>
          <w:rFonts w:ascii="Helvetica Neue" w:eastAsia="Times New Roman" w:hAnsi="Helvetica Neue" w:cs="Times New Roman"/>
          <w:color w:val="333333"/>
        </w:rPr>
        <w:t>contacts only</w:t>
      </w:r>
      <w:r w:rsidR="0055093C" w:rsidRPr="00EF73D6">
        <w:rPr>
          <w:rFonts w:ascii="Helvetica Neue" w:eastAsia="Times New Roman" w:hAnsi="Helvetica Neue" w:cs="Times New Roman"/>
          <w:color w:val="333333"/>
        </w:rPr>
        <w:t xml:space="preserve"> with </w:t>
      </w:r>
      <w:r w:rsidR="00CE5DCC">
        <w:rPr>
          <w:rFonts w:ascii="Helvetica Neue" w:eastAsia="Times New Roman" w:hAnsi="Helvetica Neue" w:cs="Times New Roman"/>
          <w:color w:val="333333"/>
        </w:rPr>
        <w:t xml:space="preserve">mobile </w:t>
      </w:r>
      <w:r w:rsidR="0055093C" w:rsidRPr="00EF73D6">
        <w:rPr>
          <w:rFonts w:ascii="Helvetica Neue" w:eastAsia="Times New Roman" w:hAnsi="Helvetica Neue" w:cs="Times New Roman"/>
          <w:color w:val="333333"/>
        </w:rPr>
        <w:t xml:space="preserve">phone numbers in </w:t>
      </w:r>
      <w:r w:rsidR="00CE5DCC">
        <w:rPr>
          <w:rFonts w:ascii="Helvetica Neue" w:eastAsia="Times New Roman" w:hAnsi="Helvetica Neue" w:cs="Times New Roman"/>
          <w:color w:val="333333"/>
        </w:rPr>
        <w:t>your</w:t>
      </w:r>
      <w:r w:rsidR="0055093C" w:rsidRPr="00EF73D6">
        <w:rPr>
          <w:rFonts w:ascii="Helvetica Neue" w:eastAsia="Times New Roman" w:hAnsi="Helvetica Neue" w:cs="Times New Roman"/>
          <w:color w:val="333333"/>
        </w:rPr>
        <w:t xml:space="preserve"> address book</w:t>
      </w:r>
    </w:p>
    <w:p w:rsidR="00FE7056" w:rsidRPr="00FE7056" w:rsidRDefault="00FE7056" w:rsidP="00557F39">
      <w:pPr>
        <w:pBdr>
          <w:bottom w:val="single" w:sz="6" w:space="5" w:color="EEEEEE"/>
        </w:pBdr>
        <w:spacing w:before="240" w:after="240"/>
        <w:ind w:left="-360" w:hanging="630"/>
        <w:outlineLvl w:val="1"/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</w:pPr>
      <w:r w:rsidRPr="00FE7056"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  <w:t>Getting Started</w:t>
      </w:r>
    </w:p>
    <w:p w:rsidR="00FE7056" w:rsidRPr="00FE7056" w:rsidRDefault="00470268" w:rsidP="00557F39">
      <w:pPr>
        <w:numPr>
          <w:ilvl w:val="0"/>
          <w:numId w:val="1"/>
        </w:numPr>
        <w:spacing w:before="100" w:beforeAutospacing="1" w:after="100" w:afterAutospacing="1" w:line="384" w:lineRule="atLeast"/>
        <w:ind w:left="-360" w:hanging="630"/>
        <w:rPr>
          <w:rFonts w:ascii="Helvetica Neue" w:eastAsia="Times New Roman" w:hAnsi="Helvetica Neue" w:cs="Times New Roman"/>
          <w:color w:val="333333"/>
        </w:rPr>
      </w:pPr>
      <w:r>
        <w:rPr>
          <w:rFonts w:ascii="Helvetica Neue" w:eastAsia="Times New Roman" w:hAnsi="Helvetica Neue" w:cs="Times New Roman"/>
          <w:color w:val="333333"/>
        </w:rPr>
        <w:t>A good tutorial f</w:t>
      </w:r>
      <w:r w:rsidR="009F3FB1">
        <w:rPr>
          <w:rFonts w:ascii="Helvetica Neue" w:eastAsia="Times New Roman" w:hAnsi="Helvetica Neue" w:cs="Times New Roman"/>
          <w:color w:val="333333"/>
        </w:rPr>
        <w:t xml:space="preserve">or </w:t>
      </w:r>
      <w:r w:rsidR="00FE7056" w:rsidRPr="00FE7056">
        <w:rPr>
          <w:rFonts w:ascii="Helvetica Neue" w:eastAsia="Times New Roman" w:hAnsi="Helvetica Neue" w:cs="Times New Roman"/>
          <w:color w:val="333333"/>
        </w:rPr>
        <w:t xml:space="preserve">Beginners </w:t>
      </w:r>
      <w:r w:rsidR="009F3FB1">
        <w:rPr>
          <w:rFonts w:ascii="Helvetica Neue" w:eastAsia="Times New Roman" w:hAnsi="Helvetica Neue" w:cs="Times New Roman"/>
          <w:color w:val="333333"/>
        </w:rPr>
        <w:t xml:space="preserve">to </w:t>
      </w:r>
      <w:r w:rsidR="00FE7056" w:rsidRPr="00FE7056">
        <w:rPr>
          <w:rFonts w:ascii="Helvetica Neue" w:eastAsia="Times New Roman" w:hAnsi="Helvetica Neue" w:cs="Times New Roman"/>
          <w:color w:val="333333"/>
        </w:rPr>
        <w:t xml:space="preserve">get familiarized with Swift and fundamentals of </w:t>
      </w:r>
      <w:r w:rsidR="00FE7056" w:rsidRPr="00101482">
        <w:rPr>
          <w:rFonts w:ascii="Helvetica Neue" w:eastAsia="Times New Roman" w:hAnsi="Helvetica Neue" w:cs="Times New Roman"/>
          <w:noProof/>
          <w:color w:val="333333"/>
        </w:rPr>
        <w:t>App</w:t>
      </w:r>
      <w:r w:rsidR="00101482">
        <w:rPr>
          <w:rFonts w:ascii="Helvetica Neue" w:eastAsia="Times New Roman" w:hAnsi="Helvetica Neue" w:cs="Times New Roman"/>
          <w:noProof/>
          <w:color w:val="333333"/>
        </w:rPr>
        <w:t xml:space="preserve"> </w:t>
      </w:r>
      <w:r w:rsidR="00FE7056" w:rsidRPr="00101482">
        <w:rPr>
          <w:rFonts w:ascii="Helvetica Neue" w:eastAsia="Times New Roman" w:hAnsi="Helvetica Neue" w:cs="Times New Roman"/>
          <w:noProof/>
          <w:color w:val="333333"/>
        </w:rPr>
        <w:t>development</w:t>
      </w:r>
      <w:r w:rsidR="00FE7056" w:rsidRPr="00FE7056">
        <w:rPr>
          <w:rFonts w:ascii="Helvetica Neue" w:eastAsia="Times New Roman" w:hAnsi="Helvetica Neue" w:cs="Times New Roman"/>
          <w:color w:val="333333"/>
        </w:rPr>
        <w:t>.</w:t>
      </w:r>
      <w:r>
        <w:rPr>
          <w:rFonts w:ascii="Helvetica Neue" w:eastAsia="Times New Roman" w:hAnsi="Helvetica Neue" w:cs="Times New Roman"/>
          <w:color w:val="333333"/>
        </w:rPr>
        <w:t xml:space="preserve"> </w:t>
      </w:r>
      <w:hyperlink r:id="rId7" w:history="1">
        <w:r w:rsidR="00FE7056" w:rsidRPr="00FE7056">
          <w:rPr>
            <w:rFonts w:ascii="Helvetica Neue" w:eastAsia="Times New Roman" w:hAnsi="Helvetica Neue" w:cs="Times New Roman"/>
            <w:color w:val="4078C0"/>
          </w:rPr>
          <w:t>https://developer.apple.com/library/ios/referencelibrary/GettingStarted/DevelopiOSAppsSwift/</w:t>
        </w:r>
      </w:hyperlink>
      <w:r w:rsidR="00FE7056" w:rsidRPr="00FE7056">
        <w:rPr>
          <w:rFonts w:ascii="Helvetica Neue" w:eastAsia="Times New Roman" w:hAnsi="Helvetica Neue" w:cs="Times New Roman"/>
          <w:color w:val="333333"/>
        </w:rPr>
        <w:t> </w:t>
      </w:r>
    </w:p>
    <w:p w:rsidR="00FE7056" w:rsidRPr="00FE7056" w:rsidRDefault="00FE7056" w:rsidP="00557F39">
      <w:pPr>
        <w:numPr>
          <w:ilvl w:val="0"/>
          <w:numId w:val="1"/>
        </w:numPr>
        <w:spacing w:before="100" w:beforeAutospacing="1" w:after="100" w:afterAutospacing="1" w:line="384" w:lineRule="atLeast"/>
        <w:ind w:left="-360" w:hanging="630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Get to know about predicate programming -</w:t>
      </w:r>
      <w:hyperlink r:id="rId8" w:history="1">
        <w:r w:rsidRPr="00FE7056">
          <w:rPr>
            <w:rFonts w:ascii="Helvetica Neue" w:eastAsia="Times New Roman" w:hAnsi="Helvetica Neue" w:cs="Times New Roman"/>
            <w:color w:val="4078C0"/>
          </w:rPr>
          <w:t>https://developer.apple.com/library/ios/documentation/Cocoa/Conceptual/Predicates/AdditionalChapters/Introduction.html</w:t>
        </w:r>
      </w:hyperlink>
    </w:p>
    <w:p w:rsidR="00FE7056" w:rsidRPr="00FE7056" w:rsidRDefault="00FE7056" w:rsidP="00557F39">
      <w:pPr>
        <w:numPr>
          <w:ilvl w:val="0"/>
          <w:numId w:val="1"/>
        </w:numPr>
        <w:spacing w:before="100" w:beforeAutospacing="1" w:after="100" w:afterAutospacing="1" w:line="384" w:lineRule="atLeast"/>
        <w:ind w:left="-360" w:hanging="630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Familiarize with</w:t>
      </w:r>
      <w:r>
        <w:rPr>
          <w:rFonts w:ascii="Helvetica Neue" w:eastAsia="Times New Roman" w:hAnsi="Helvetica Neue" w:cs="Times New Roman"/>
          <w:color w:val="333333"/>
        </w:rPr>
        <w:t xml:space="preserve"> </w:t>
      </w:r>
      <w:hyperlink r:id="rId9" w:history="1">
        <w:r w:rsidRPr="00FE7056">
          <w:rPr>
            <w:rFonts w:ascii="Helvetica Neue" w:eastAsia="Times New Roman" w:hAnsi="Helvetica Neue" w:cs="Times New Roman"/>
            <w:color w:val="4078C0"/>
          </w:rPr>
          <w:t>https://developer.apple.com/library/prerelease/mac/documentation/Contacts/Reference/CNContact_Class/index.html</w:t>
        </w:r>
      </w:hyperlink>
    </w:p>
    <w:p w:rsidR="00FE7056" w:rsidRPr="00FE7056" w:rsidRDefault="00FE7056" w:rsidP="00557F39">
      <w:pPr>
        <w:pBdr>
          <w:bottom w:val="single" w:sz="6" w:space="4" w:color="EEEEEE"/>
        </w:pBdr>
        <w:spacing w:before="240" w:after="240"/>
        <w:ind w:left="-360" w:hanging="630"/>
        <w:outlineLvl w:val="1"/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</w:pPr>
      <w:r w:rsidRPr="00FE7056"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  <w:t>Instructions</w:t>
      </w:r>
    </w:p>
    <w:p w:rsidR="00FE7056" w:rsidRPr="00FE7056" w:rsidRDefault="00FE7056" w:rsidP="00557F39">
      <w:pPr>
        <w:numPr>
          <w:ilvl w:val="0"/>
          <w:numId w:val="2"/>
        </w:numPr>
        <w:spacing w:before="100" w:beforeAutospacing="1" w:after="100" w:afterAutospacing="1" w:line="384" w:lineRule="atLeast"/>
        <w:ind w:left="-360" w:hanging="630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Mac OS with Yosemite or El Capitan is needed to build and run this application</w:t>
      </w:r>
      <w:r w:rsidR="00470268">
        <w:rPr>
          <w:rFonts w:ascii="Helvetica Neue" w:eastAsia="Times New Roman" w:hAnsi="Helvetica Neue" w:cs="Times New Roman"/>
          <w:color w:val="333333"/>
        </w:rPr>
        <w:t>.</w:t>
      </w:r>
    </w:p>
    <w:p w:rsidR="005B2930" w:rsidRDefault="00FE7056" w:rsidP="00557F39">
      <w:pPr>
        <w:numPr>
          <w:ilvl w:val="0"/>
          <w:numId w:val="2"/>
        </w:numPr>
        <w:spacing w:before="100" w:beforeAutospacing="1" w:after="100" w:afterAutospacing="1" w:line="384" w:lineRule="atLeast"/>
        <w:ind w:left="-360" w:hanging="630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Validate if you ha</w:t>
      </w:r>
      <w:r w:rsidR="00DA61B2">
        <w:rPr>
          <w:rFonts w:ascii="Helvetica Neue" w:eastAsia="Times New Roman" w:hAnsi="Helvetica Neue" w:cs="Times New Roman"/>
          <w:color w:val="333333"/>
        </w:rPr>
        <w:t xml:space="preserve">ve the </w:t>
      </w:r>
      <w:proofErr w:type="spellStart"/>
      <w:r w:rsidR="00DA61B2">
        <w:rPr>
          <w:rFonts w:ascii="Helvetica Neue" w:eastAsia="Times New Roman" w:hAnsi="Helvetica Neue" w:cs="Times New Roman"/>
          <w:color w:val="333333"/>
        </w:rPr>
        <w:t>Xcode</w:t>
      </w:r>
      <w:proofErr w:type="spellEnd"/>
      <w:r w:rsidR="00DA61B2">
        <w:rPr>
          <w:rFonts w:ascii="Helvetica Neue" w:eastAsia="Times New Roman" w:hAnsi="Helvetica Neue" w:cs="Times New Roman"/>
          <w:color w:val="333333"/>
        </w:rPr>
        <w:t xml:space="preserve"> installed. Press the </w:t>
      </w:r>
      <w:r w:rsidRPr="00FE7056">
        <w:rPr>
          <w:rFonts w:ascii="Helvetica Neue" w:eastAsia="Times New Roman" w:hAnsi="Helvetica Neue" w:cs="Times New Roman"/>
          <w:color w:val="333333"/>
        </w:rPr>
        <w:t xml:space="preserve"> </w:t>
      </w:r>
      <w:r w:rsidR="00DA61B2">
        <w:rPr>
          <w:rFonts w:ascii="Helvetica Neue" w:eastAsia="Times New Roman" w:hAnsi="Helvetica Neue" w:cs="Times New Roman"/>
          <w:color w:val="333333"/>
        </w:rPr>
        <w:t>“</w:t>
      </w:r>
      <w:r w:rsidRPr="00FE7056">
        <w:rPr>
          <w:rFonts w:ascii="Helvetica Neue" w:eastAsia="Times New Roman" w:hAnsi="Helvetica Neue" w:cs="Times New Roman"/>
          <w:color w:val="333333"/>
        </w:rPr>
        <w:t>Command space bar</w:t>
      </w:r>
      <w:r w:rsidR="00DA61B2">
        <w:rPr>
          <w:rFonts w:ascii="Helvetica Neue" w:eastAsia="Times New Roman" w:hAnsi="Helvetica Neue" w:cs="Times New Roman"/>
          <w:color w:val="333333"/>
        </w:rPr>
        <w:t>”</w:t>
      </w:r>
      <w:r w:rsidRPr="00FE7056">
        <w:rPr>
          <w:rFonts w:ascii="Helvetica Neue" w:eastAsia="Times New Roman" w:hAnsi="Helvetica Neue" w:cs="Times New Roman"/>
          <w:color w:val="333333"/>
        </w:rPr>
        <w:t xml:space="preserve"> and type</w:t>
      </w:r>
      <w:r w:rsidR="005B2930">
        <w:rPr>
          <w:rFonts w:ascii="Helvetica Neue" w:eastAsia="Times New Roman" w:hAnsi="Helvetica Neue" w:cs="Times New Roman"/>
          <w:color w:val="333333"/>
        </w:rPr>
        <w:t xml:space="preserve"> </w:t>
      </w:r>
      <w:proofErr w:type="spellStart"/>
      <w:r w:rsidR="005B2930">
        <w:rPr>
          <w:rFonts w:ascii="Helvetica Neue" w:eastAsia="Times New Roman" w:hAnsi="Helvetica Neue" w:cs="Times New Roman"/>
          <w:color w:val="333333"/>
        </w:rPr>
        <w:t>Xcode</w:t>
      </w:r>
      <w:proofErr w:type="spellEnd"/>
      <w:r w:rsidR="005B2930">
        <w:rPr>
          <w:rFonts w:ascii="Helvetica Neue" w:eastAsia="Times New Roman" w:hAnsi="Helvetica Neue" w:cs="Times New Roman"/>
          <w:color w:val="333333"/>
        </w:rPr>
        <w:t xml:space="preserve">. If </w:t>
      </w:r>
      <w:proofErr w:type="spellStart"/>
      <w:r w:rsidR="005B2930">
        <w:rPr>
          <w:rFonts w:ascii="Helvetica Neue" w:eastAsia="Times New Roman" w:hAnsi="Helvetica Neue" w:cs="Times New Roman"/>
          <w:color w:val="333333"/>
        </w:rPr>
        <w:t>XCode</w:t>
      </w:r>
      <w:proofErr w:type="spellEnd"/>
      <w:r w:rsidR="005B2930">
        <w:rPr>
          <w:rFonts w:ascii="Helvetica Neue" w:eastAsia="Times New Roman" w:hAnsi="Helvetica Neue" w:cs="Times New Roman"/>
          <w:color w:val="333333"/>
        </w:rPr>
        <w:t xml:space="preserve"> shows up, make sure the version is above 7.2.  To check the version, </w:t>
      </w:r>
      <w:r w:rsidR="00FC2EB6">
        <w:rPr>
          <w:rFonts w:ascii="Helvetica Neue" w:eastAsia="Times New Roman" w:hAnsi="Helvetica Neue" w:cs="Times New Roman"/>
          <w:color w:val="333333"/>
        </w:rPr>
        <w:t>open</w:t>
      </w:r>
      <w:r w:rsidR="005B2930">
        <w:rPr>
          <w:rFonts w:ascii="Helvetica Neue" w:eastAsia="Times New Roman" w:hAnsi="Helvetica Neue" w:cs="Times New Roman"/>
          <w:color w:val="333333"/>
        </w:rPr>
        <w:t xml:space="preserve"> up </w:t>
      </w:r>
      <w:proofErr w:type="spellStart"/>
      <w:r w:rsidR="005B2930">
        <w:rPr>
          <w:rFonts w:ascii="Helvetica Neue" w:eastAsia="Times New Roman" w:hAnsi="Helvetica Neue" w:cs="Times New Roman"/>
          <w:color w:val="333333"/>
        </w:rPr>
        <w:t>Xcode</w:t>
      </w:r>
      <w:proofErr w:type="spellEnd"/>
      <w:r w:rsidR="005B2930">
        <w:rPr>
          <w:rFonts w:ascii="Helvetica Neue" w:eastAsia="Times New Roman" w:hAnsi="Helvetica Neue" w:cs="Times New Roman"/>
          <w:color w:val="333333"/>
        </w:rPr>
        <w:t xml:space="preserve">, </w:t>
      </w:r>
      <w:r w:rsidR="00FC2EB6">
        <w:rPr>
          <w:rFonts w:ascii="Helvetica Neue" w:eastAsia="Times New Roman" w:hAnsi="Helvetica Neue" w:cs="Times New Roman"/>
          <w:color w:val="333333"/>
        </w:rPr>
        <w:t xml:space="preserve">and follow </w:t>
      </w:r>
      <w:proofErr w:type="spellStart"/>
      <w:r w:rsidR="005B2930">
        <w:rPr>
          <w:rFonts w:ascii="Helvetica Neue" w:eastAsia="Times New Roman" w:hAnsi="Helvetica Neue" w:cs="Times New Roman"/>
          <w:color w:val="333333"/>
        </w:rPr>
        <w:t>XCode</w:t>
      </w:r>
      <w:proofErr w:type="spellEnd"/>
      <w:r w:rsidR="005B2930">
        <w:rPr>
          <w:rFonts w:ascii="Helvetica Neue" w:eastAsia="Times New Roman" w:hAnsi="Helvetica Neue" w:cs="Times New Roman"/>
          <w:color w:val="333333"/>
        </w:rPr>
        <w:t xml:space="preserve"> &gt; About </w:t>
      </w:r>
      <w:proofErr w:type="spellStart"/>
      <w:r w:rsidR="005B2930">
        <w:rPr>
          <w:rFonts w:ascii="Helvetica Neue" w:eastAsia="Times New Roman" w:hAnsi="Helvetica Neue" w:cs="Times New Roman"/>
          <w:color w:val="333333"/>
        </w:rPr>
        <w:t>Xcode</w:t>
      </w:r>
      <w:proofErr w:type="spellEnd"/>
      <w:r w:rsidR="005B2930">
        <w:rPr>
          <w:rFonts w:ascii="Helvetica Neue" w:eastAsia="Times New Roman" w:hAnsi="Helvetica Neue" w:cs="Times New Roman"/>
          <w:color w:val="333333"/>
        </w:rPr>
        <w:t xml:space="preserve"> should show a picture as below </w:t>
      </w:r>
      <w:r w:rsidR="005B2930">
        <w:rPr>
          <w:rFonts w:ascii="Helvetica Neue" w:eastAsia="Times New Roman" w:hAnsi="Helvetica Neue" w:cs="Times New Roman"/>
          <w:noProof/>
          <w:color w:val="333333"/>
        </w:rPr>
        <w:drawing>
          <wp:inline distT="0" distB="0" distL="0" distR="0" wp14:anchorId="44C3DD7B" wp14:editId="291491F9">
            <wp:extent cx="5486400" cy="2371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24 at 7.06.08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930" w:rsidRDefault="005B2930" w:rsidP="00557F39">
      <w:pPr>
        <w:spacing w:before="100" w:beforeAutospacing="1" w:after="100" w:afterAutospacing="1" w:line="384" w:lineRule="atLeast"/>
        <w:ind w:left="-360" w:hanging="630"/>
        <w:rPr>
          <w:rFonts w:ascii="Helvetica Neue" w:eastAsia="Times New Roman" w:hAnsi="Helvetica Neue" w:cs="Times New Roman"/>
          <w:color w:val="333333"/>
        </w:rPr>
      </w:pPr>
    </w:p>
    <w:p w:rsidR="00FE7056" w:rsidRDefault="00FE7056" w:rsidP="00557F39">
      <w:pPr>
        <w:numPr>
          <w:ilvl w:val="0"/>
          <w:numId w:val="2"/>
        </w:numPr>
        <w:spacing w:before="100" w:beforeAutospacing="1" w:after="100" w:afterAutospacing="1" w:line="384" w:lineRule="atLeast"/>
        <w:ind w:left="-360" w:hanging="630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 xml:space="preserve"> The sample code for this project was written using </w:t>
      </w:r>
      <w:proofErr w:type="spellStart"/>
      <w:r w:rsidRPr="00FE7056">
        <w:rPr>
          <w:rFonts w:ascii="Helvetica Neue" w:eastAsia="Times New Roman" w:hAnsi="Helvetica Neue" w:cs="Times New Roman"/>
          <w:color w:val="333333"/>
        </w:rPr>
        <w:t>Xcode</w:t>
      </w:r>
      <w:proofErr w:type="spellEnd"/>
      <w:r w:rsidRPr="00FE7056">
        <w:rPr>
          <w:rFonts w:ascii="Helvetica Neue" w:eastAsia="Times New Roman" w:hAnsi="Helvetica Neue" w:cs="Times New Roman"/>
          <w:color w:val="333333"/>
        </w:rPr>
        <w:t xml:space="preserve"> version 7.2.1. If </w:t>
      </w:r>
      <w:proofErr w:type="spellStart"/>
      <w:r w:rsidRPr="00FE7056">
        <w:rPr>
          <w:rFonts w:ascii="Helvetica Neue" w:eastAsia="Times New Roman" w:hAnsi="Helvetica Neue" w:cs="Times New Roman"/>
          <w:color w:val="333333"/>
        </w:rPr>
        <w:t>Xcode</w:t>
      </w:r>
      <w:proofErr w:type="spellEnd"/>
      <w:r w:rsidRPr="00FE7056">
        <w:rPr>
          <w:rFonts w:ascii="Helvetica Neue" w:eastAsia="Times New Roman" w:hAnsi="Helvetica Neue" w:cs="Times New Roman"/>
          <w:color w:val="333333"/>
        </w:rPr>
        <w:t xml:space="preserve"> is not installed, download and install it from Mac app store </w:t>
      </w:r>
      <w:hyperlink r:id="rId11" w:history="1">
        <w:r w:rsidRPr="00FE7056">
          <w:rPr>
            <w:rFonts w:ascii="Helvetica Neue" w:eastAsia="Times New Roman" w:hAnsi="Helvetica Neue" w:cs="Times New Roman"/>
            <w:color w:val="4078C0"/>
          </w:rPr>
          <w:t>https://itunes.apple.com/us/app/xcode/id497799835?ls=1&amp;mt=12</w:t>
        </w:r>
      </w:hyperlink>
    </w:p>
    <w:p w:rsidR="00FE7056" w:rsidRPr="00FE7056" w:rsidRDefault="00002821" w:rsidP="00557F39">
      <w:pPr>
        <w:spacing w:before="100" w:beforeAutospacing="1" w:after="100" w:afterAutospacing="1" w:line="384" w:lineRule="atLeast"/>
        <w:ind w:left="-990"/>
        <w:rPr>
          <w:rFonts w:ascii="Helvetica Neue" w:eastAsia="Times New Roman" w:hAnsi="Helvetica Neue" w:cs="Times New Roman"/>
          <w:color w:val="333333"/>
        </w:rPr>
      </w:pPr>
      <w:r>
        <w:rPr>
          <w:rFonts w:ascii="Helvetica Neue" w:eastAsia="Times New Roman" w:hAnsi="Helvetica Neue" w:cs="Times New Roman"/>
          <w:noProof/>
          <w:color w:val="333333"/>
        </w:rPr>
        <w:t xml:space="preserve">           </w:t>
      </w:r>
      <w:r w:rsidR="00FE7056">
        <w:rPr>
          <w:rFonts w:ascii="Helvetica Neue" w:eastAsia="Times New Roman" w:hAnsi="Helvetica Neue" w:cs="Times New Roman"/>
          <w:noProof/>
          <w:color w:val="333333"/>
        </w:rPr>
        <w:drawing>
          <wp:inline distT="0" distB="0" distL="0" distR="0" wp14:anchorId="1530D294" wp14:editId="0D0B386F">
            <wp:extent cx="5486400" cy="3227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24 at 6.58.44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56" w:rsidRPr="00FE7056" w:rsidRDefault="00FE7056" w:rsidP="00557F39">
      <w:pPr>
        <w:numPr>
          <w:ilvl w:val="0"/>
          <w:numId w:val="2"/>
        </w:numPr>
        <w:spacing w:before="100" w:beforeAutospacing="1" w:after="100" w:afterAutospacing="1" w:line="384" w:lineRule="atLeast"/>
        <w:ind w:left="-360" w:hanging="630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Download the project from </w:t>
      </w:r>
      <w:hyperlink r:id="rId13" w:history="1">
        <w:r w:rsidRPr="00101482">
          <w:rPr>
            <w:rFonts w:ascii="Helvetica Neue" w:eastAsia="Times New Roman" w:hAnsi="Helvetica Neue" w:cs="Times New Roman"/>
            <w:noProof/>
            <w:color w:val="4078C0"/>
          </w:rPr>
          <w:t>https://github.com/psenthil/groupmessage/archive/master.zip</w:t>
        </w:r>
      </w:hyperlink>
      <w:r w:rsidRPr="00FE7056">
        <w:rPr>
          <w:rFonts w:ascii="Helvetica Neue" w:eastAsia="Times New Roman" w:hAnsi="Helvetica Neue" w:cs="Times New Roman"/>
          <w:color w:val="333333"/>
        </w:rPr>
        <w:t xml:space="preserve"> </w:t>
      </w:r>
      <w:r w:rsidR="005B2930">
        <w:rPr>
          <w:rFonts w:ascii="Helvetica Neue" w:eastAsia="Times New Roman" w:hAnsi="Helvetica Neue" w:cs="Times New Roman"/>
          <w:noProof/>
          <w:color w:val="333333"/>
        </w:rPr>
        <w:drawing>
          <wp:inline distT="0" distB="0" distL="0" distR="0" wp14:anchorId="0280A470" wp14:editId="1C311350">
            <wp:extent cx="5486400" cy="2041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24 at 7.08.57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1482">
        <w:rPr>
          <w:rFonts w:ascii="Helvetica Neue" w:eastAsia="Times New Roman" w:hAnsi="Helvetica Neue" w:cs="Times New Roman"/>
          <w:noProof/>
          <w:color w:val="333333"/>
        </w:rPr>
        <w:t>Alternatively</w:t>
      </w:r>
      <w:r w:rsidR="00470268">
        <w:rPr>
          <w:rFonts w:ascii="Helvetica Neue" w:eastAsia="Times New Roman" w:hAnsi="Helvetica Neue" w:cs="Times New Roman"/>
          <w:noProof/>
          <w:color w:val="333333"/>
        </w:rPr>
        <w:t>,</w:t>
      </w:r>
      <w:r w:rsidRPr="00FE7056">
        <w:rPr>
          <w:rFonts w:ascii="Helvetica Neue" w:eastAsia="Times New Roman" w:hAnsi="Helvetica Neue" w:cs="Times New Roman"/>
          <w:color w:val="333333"/>
        </w:rPr>
        <w:t xml:space="preserve"> you can download the code by opening up Terminal app and use </w:t>
      </w:r>
      <w:proofErr w:type="spellStart"/>
      <w:r w:rsidRPr="00A2415E">
        <w:rPr>
          <w:rFonts w:ascii="Helvetica Neue" w:eastAsia="Times New Roman" w:hAnsi="Helvetica Neue" w:cs="Times New Roman"/>
          <w:b/>
          <w:color w:val="333333"/>
        </w:rPr>
        <w:t>git</w:t>
      </w:r>
      <w:proofErr w:type="spellEnd"/>
      <w:r w:rsidRPr="00A2415E">
        <w:rPr>
          <w:rFonts w:ascii="Helvetica Neue" w:eastAsia="Times New Roman" w:hAnsi="Helvetica Neue" w:cs="Times New Roman"/>
          <w:b/>
          <w:color w:val="333333"/>
        </w:rPr>
        <w:t xml:space="preserve"> clone </w:t>
      </w:r>
      <w:hyperlink r:id="rId15" w:history="1">
        <w:r w:rsidRPr="00A2415E">
          <w:rPr>
            <w:rFonts w:ascii="Helvetica Neue" w:eastAsia="Times New Roman" w:hAnsi="Helvetica Neue" w:cs="Times New Roman"/>
            <w:b/>
            <w:color w:val="4078C0"/>
          </w:rPr>
          <w:t>https://github.com/psenthil/groupmessage.git</w:t>
        </w:r>
      </w:hyperlink>
      <w:r w:rsidRPr="00FE7056">
        <w:rPr>
          <w:rFonts w:ascii="Helvetica Neue" w:eastAsia="Times New Roman" w:hAnsi="Helvetica Neue" w:cs="Times New Roman"/>
          <w:color w:val="333333"/>
        </w:rPr>
        <w:t> to download</w:t>
      </w:r>
      <w:r w:rsidR="00A2415E">
        <w:rPr>
          <w:rFonts w:ascii="Helvetica Neue" w:eastAsia="Times New Roman" w:hAnsi="Helvetica Neue" w:cs="Times New Roman"/>
          <w:color w:val="333333"/>
        </w:rPr>
        <w:t xml:space="preserve"> it</w:t>
      </w:r>
      <w:r w:rsidRPr="00FE7056">
        <w:rPr>
          <w:rFonts w:ascii="Helvetica Neue" w:eastAsia="Times New Roman" w:hAnsi="Helvetica Neue" w:cs="Times New Roman"/>
          <w:color w:val="333333"/>
        </w:rPr>
        <w:t xml:space="preserve"> in your favorite folder.</w:t>
      </w:r>
    </w:p>
    <w:p w:rsidR="00FE7056" w:rsidRPr="00FE7056" w:rsidRDefault="00FE7056" w:rsidP="00557F39">
      <w:pPr>
        <w:numPr>
          <w:ilvl w:val="0"/>
          <w:numId w:val="2"/>
        </w:numPr>
        <w:spacing w:before="100" w:beforeAutospacing="1" w:after="100" w:afterAutospacing="1" w:line="384" w:lineRule="atLeast"/>
        <w:ind w:left="-360" w:hanging="630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 xml:space="preserve">Locate </w:t>
      </w:r>
      <w:proofErr w:type="spellStart"/>
      <w:r w:rsidRPr="00FE7056">
        <w:rPr>
          <w:rFonts w:ascii="Helvetica Neue" w:eastAsia="Times New Roman" w:hAnsi="Helvetica Neue" w:cs="Times New Roman"/>
          <w:color w:val="333333"/>
        </w:rPr>
        <w:t>GroupMessage.xcodeproj</w:t>
      </w:r>
      <w:proofErr w:type="spellEnd"/>
      <w:r w:rsidRPr="00FE7056">
        <w:rPr>
          <w:rFonts w:ascii="Helvetica Neue" w:eastAsia="Times New Roman" w:hAnsi="Helvetica Neue" w:cs="Times New Roman"/>
          <w:color w:val="333333"/>
        </w:rPr>
        <w:t xml:space="preserve"> from the folder from the downloaded location.</w:t>
      </w:r>
    </w:p>
    <w:p w:rsidR="00FE7056" w:rsidRPr="00FE7056" w:rsidRDefault="00FE7056" w:rsidP="00557F39">
      <w:pPr>
        <w:numPr>
          <w:ilvl w:val="0"/>
          <w:numId w:val="2"/>
        </w:numPr>
        <w:spacing w:before="100" w:beforeAutospacing="1" w:after="100" w:afterAutospacing="1" w:line="384" w:lineRule="atLeast"/>
        <w:ind w:left="-360" w:hanging="630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 xml:space="preserve">Double click on the </w:t>
      </w:r>
      <w:proofErr w:type="spellStart"/>
      <w:r w:rsidRPr="00FE7056">
        <w:rPr>
          <w:rFonts w:ascii="Helvetica Neue" w:eastAsia="Times New Roman" w:hAnsi="Helvetica Neue" w:cs="Times New Roman"/>
          <w:color w:val="333333"/>
        </w:rPr>
        <w:t>GroupMessage.xcodeproj</w:t>
      </w:r>
      <w:proofErr w:type="spellEnd"/>
      <w:r w:rsidRPr="00FE7056">
        <w:rPr>
          <w:rFonts w:ascii="Helvetica Neue" w:eastAsia="Times New Roman" w:hAnsi="Helvetica Neue" w:cs="Times New Roman"/>
          <w:color w:val="333333"/>
        </w:rPr>
        <w:t xml:space="preserve"> file and it should open up the project in </w:t>
      </w:r>
      <w:proofErr w:type="spellStart"/>
      <w:r w:rsidRPr="00FE7056">
        <w:rPr>
          <w:rFonts w:ascii="Helvetica Neue" w:eastAsia="Times New Roman" w:hAnsi="Helvetica Neue" w:cs="Times New Roman"/>
          <w:color w:val="333333"/>
        </w:rPr>
        <w:t>Xcode</w:t>
      </w:r>
      <w:proofErr w:type="spellEnd"/>
      <w:r w:rsidR="00BA1C85">
        <w:rPr>
          <w:rFonts w:ascii="Helvetica Neue" w:eastAsia="Times New Roman" w:hAnsi="Helvetica Neue" w:cs="Times New Roman"/>
          <w:color w:val="333333"/>
        </w:rPr>
        <w:t>.</w:t>
      </w:r>
    </w:p>
    <w:p w:rsidR="007E3DFB" w:rsidRDefault="00FE7056" w:rsidP="00557F39">
      <w:pPr>
        <w:numPr>
          <w:ilvl w:val="0"/>
          <w:numId w:val="2"/>
        </w:numPr>
        <w:spacing w:before="100" w:beforeAutospacing="1" w:after="100" w:afterAutospacing="1" w:line="384" w:lineRule="atLeast"/>
        <w:ind w:left="-360" w:hanging="630"/>
        <w:rPr>
          <w:rFonts w:ascii="Helvetica Neue" w:eastAsia="Times New Roman" w:hAnsi="Helvetica Neue" w:cs="Times New Roman"/>
          <w:color w:val="333333"/>
        </w:rPr>
      </w:pPr>
      <w:r w:rsidRPr="007E3DFB">
        <w:rPr>
          <w:rFonts w:ascii="Helvetica Neue" w:eastAsia="Times New Roman" w:hAnsi="Helvetica Neue" w:cs="Times New Roman"/>
          <w:color w:val="333333"/>
        </w:rPr>
        <w:t>Once opened, make sure to select a simulator device and click on</w:t>
      </w:r>
      <w:r w:rsidR="00A2415E">
        <w:rPr>
          <w:rFonts w:ascii="Helvetica Neue" w:eastAsia="Times New Roman" w:hAnsi="Helvetica Neue" w:cs="Times New Roman"/>
          <w:color w:val="333333"/>
        </w:rPr>
        <w:t xml:space="preserve"> the</w:t>
      </w:r>
      <w:r w:rsidRPr="007E3DFB">
        <w:rPr>
          <w:rFonts w:ascii="Helvetica Neue" w:eastAsia="Times New Roman" w:hAnsi="Helvetica Neue" w:cs="Times New Roman"/>
          <w:color w:val="333333"/>
        </w:rPr>
        <w:t xml:space="preserve"> Play button as shown </w:t>
      </w:r>
      <w:r w:rsidR="006A1111">
        <w:rPr>
          <w:rFonts w:ascii="Helvetica Neue" w:eastAsia="Times New Roman" w:hAnsi="Helvetica Neue" w:cs="Times New Roman"/>
          <w:color w:val="333333"/>
        </w:rPr>
        <w:t>below</w:t>
      </w:r>
    </w:p>
    <w:p w:rsidR="006A1111" w:rsidRDefault="00002821" w:rsidP="00557F39">
      <w:pPr>
        <w:spacing w:before="100" w:beforeAutospacing="1" w:after="100" w:afterAutospacing="1" w:line="384" w:lineRule="atLeast"/>
        <w:ind w:left="-360" w:hanging="630"/>
        <w:rPr>
          <w:rFonts w:ascii="Helvetica Neue" w:eastAsia="Times New Roman" w:hAnsi="Helvetica Neue" w:cs="Times New Roman"/>
          <w:color w:val="333333"/>
        </w:rPr>
      </w:pPr>
      <w:r>
        <w:rPr>
          <w:rFonts w:ascii="Helvetica Neue" w:eastAsia="Times New Roman" w:hAnsi="Helvetica Neue" w:cs="Times New Roman"/>
          <w:noProof/>
          <w:color w:val="333333"/>
        </w:rPr>
        <w:t xml:space="preserve">           </w:t>
      </w:r>
      <w:r w:rsidR="006A1111">
        <w:rPr>
          <w:rFonts w:ascii="Helvetica Neue" w:eastAsia="Times New Roman" w:hAnsi="Helvetica Neue" w:cs="Times New Roman"/>
          <w:noProof/>
          <w:color w:val="333333"/>
        </w:rPr>
        <w:drawing>
          <wp:inline distT="0" distB="0" distL="0" distR="0" wp14:anchorId="21BEA781" wp14:editId="2A2CB643">
            <wp:extent cx="5486400" cy="33115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code_project_view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FB" w:rsidRDefault="00FE7056" w:rsidP="00557F39">
      <w:pPr>
        <w:numPr>
          <w:ilvl w:val="0"/>
          <w:numId w:val="2"/>
        </w:numPr>
        <w:spacing w:before="100" w:beforeAutospacing="1" w:after="100" w:afterAutospacing="1" w:line="384" w:lineRule="atLeast"/>
        <w:ind w:left="-360" w:hanging="630"/>
        <w:rPr>
          <w:rFonts w:ascii="Helvetica Neue" w:eastAsia="Times New Roman" w:hAnsi="Helvetica Neue" w:cs="Times New Roman"/>
          <w:color w:val="333333"/>
        </w:rPr>
      </w:pPr>
      <w:r w:rsidRPr="007E3DFB">
        <w:rPr>
          <w:rFonts w:ascii="Helvetica Neue" w:eastAsia="Times New Roman" w:hAnsi="Helvetica Neue" w:cs="Times New Roman"/>
          <w:color w:val="333333"/>
        </w:rPr>
        <w:t xml:space="preserve">It should start the app after installing in the simulator. </w:t>
      </w:r>
      <w:r w:rsidR="00470268">
        <w:rPr>
          <w:rFonts w:ascii="Helvetica Neue" w:eastAsia="Times New Roman" w:hAnsi="Helvetica Neue" w:cs="Times New Roman"/>
          <w:noProof/>
          <w:color w:val="333333"/>
        </w:rPr>
        <w:t>The f</w:t>
      </w:r>
      <w:r w:rsidRPr="00470268">
        <w:rPr>
          <w:rFonts w:ascii="Helvetica Neue" w:eastAsia="Times New Roman" w:hAnsi="Helvetica Neue" w:cs="Times New Roman"/>
          <w:noProof/>
          <w:color w:val="333333"/>
        </w:rPr>
        <w:t>irst</w:t>
      </w:r>
      <w:r w:rsidRPr="007E3DFB">
        <w:rPr>
          <w:rFonts w:ascii="Helvetica Neue" w:eastAsia="Times New Roman" w:hAnsi="Helvetica Neue" w:cs="Times New Roman"/>
          <w:color w:val="333333"/>
        </w:rPr>
        <w:t xml:space="preserve"> run might take a bit longer</w:t>
      </w:r>
      <w:r w:rsidR="00470268">
        <w:rPr>
          <w:rFonts w:ascii="Helvetica Neue" w:eastAsia="Times New Roman" w:hAnsi="Helvetica Neue" w:cs="Times New Roman"/>
          <w:color w:val="333333"/>
        </w:rPr>
        <w:t xml:space="preserve">, </w:t>
      </w:r>
      <w:r w:rsidR="00470268" w:rsidRPr="00470268">
        <w:rPr>
          <w:rFonts w:ascii="Helvetica Neue" w:eastAsia="Times New Roman" w:hAnsi="Helvetica Neue" w:cs="Times New Roman"/>
          <w:noProof/>
          <w:color w:val="333333"/>
        </w:rPr>
        <w:t>however</w:t>
      </w:r>
      <w:proofErr w:type="gramStart"/>
      <w:r w:rsidR="00470268">
        <w:rPr>
          <w:rFonts w:ascii="Helvetica Neue" w:eastAsia="Times New Roman" w:hAnsi="Helvetica Neue" w:cs="Times New Roman"/>
          <w:noProof/>
          <w:color w:val="333333"/>
        </w:rPr>
        <w:t>,</w:t>
      </w:r>
      <w:r w:rsidRPr="007E3DFB">
        <w:rPr>
          <w:rFonts w:ascii="Helvetica Neue" w:eastAsia="Times New Roman" w:hAnsi="Helvetica Neue" w:cs="Times New Roman"/>
          <w:color w:val="333333"/>
        </w:rPr>
        <w:t>the</w:t>
      </w:r>
      <w:proofErr w:type="gramEnd"/>
      <w:r w:rsidRPr="007E3DFB">
        <w:rPr>
          <w:rFonts w:ascii="Helvetica Neue" w:eastAsia="Times New Roman" w:hAnsi="Helvetica Neue" w:cs="Times New Roman"/>
          <w:color w:val="333333"/>
        </w:rPr>
        <w:t xml:space="preserve"> subsequent runs will be faster. It should show</w:t>
      </w:r>
      <w:r w:rsidR="00470268">
        <w:rPr>
          <w:rFonts w:ascii="Helvetica Neue" w:eastAsia="Times New Roman" w:hAnsi="Helvetica Neue" w:cs="Times New Roman"/>
          <w:color w:val="333333"/>
        </w:rPr>
        <w:t xml:space="preserve"> the</w:t>
      </w:r>
      <w:r w:rsidRPr="007E3DFB">
        <w:rPr>
          <w:rFonts w:ascii="Helvetica Neue" w:eastAsia="Times New Roman" w:hAnsi="Helvetica Neue" w:cs="Times New Roman"/>
          <w:color w:val="333333"/>
        </w:rPr>
        <w:t xml:space="preserve"> </w:t>
      </w:r>
      <w:r w:rsidRPr="00470268">
        <w:rPr>
          <w:rFonts w:ascii="Helvetica Neue" w:eastAsia="Times New Roman" w:hAnsi="Helvetica Neue" w:cs="Times New Roman"/>
          <w:noProof/>
          <w:color w:val="333333"/>
        </w:rPr>
        <w:t>following</w:t>
      </w:r>
      <w:r w:rsidRPr="007E3DFB">
        <w:rPr>
          <w:rFonts w:ascii="Helvetica Neue" w:eastAsia="Times New Roman" w:hAnsi="Helvetica Neue" w:cs="Times New Roman"/>
          <w:color w:val="333333"/>
        </w:rPr>
        <w:t xml:space="preserve"> screen</w:t>
      </w:r>
    </w:p>
    <w:p w:rsidR="00FE7056" w:rsidRPr="007E3DFB" w:rsidRDefault="00FE7056" w:rsidP="00557F39">
      <w:pPr>
        <w:spacing w:before="100" w:beforeAutospacing="1" w:after="100" w:afterAutospacing="1" w:line="384" w:lineRule="atLeast"/>
        <w:ind w:left="-360" w:hanging="630"/>
        <w:rPr>
          <w:rFonts w:ascii="Helvetica Neue" w:eastAsia="Times New Roman" w:hAnsi="Helvetica Neue" w:cs="Times New Roman"/>
          <w:color w:val="333333"/>
        </w:rPr>
      </w:pPr>
      <w:r w:rsidRPr="007E3DFB">
        <w:rPr>
          <w:rFonts w:ascii="Helvetica Neue" w:eastAsia="Times New Roman" w:hAnsi="Helvetica Neue" w:cs="Times New Roman"/>
          <w:color w:val="333333"/>
        </w:rPr>
        <w:t> </w:t>
      </w:r>
      <w:r w:rsidR="005256D9">
        <w:rPr>
          <w:rFonts w:ascii="Helvetica Neue" w:eastAsia="Times New Roman" w:hAnsi="Helvetica Neue" w:cs="Times New Roman"/>
          <w:color w:val="333333"/>
        </w:rPr>
        <w:t xml:space="preserve">          </w:t>
      </w:r>
      <w:r>
        <w:rPr>
          <w:rFonts w:ascii="Helvetica Neue" w:eastAsia="Times New Roman" w:hAnsi="Helvetica Neue" w:cs="Times New Roman"/>
          <w:noProof/>
          <w:color w:val="4078C0"/>
        </w:rPr>
        <w:drawing>
          <wp:inline distT="0" distB="0" distL="0" distR="0" wp14:anchorId="1058FD3D" wp14:editId="15ED6936">
            <wp:extent cx="4063365" cy="5029200"/>
            <wp:effectExtent l="0" t="0" r="635" b="0"/>
            <wp:docPr id="2" name="Picture 2" descr="irst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rst screen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6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FB" w:rsidRDefault="00BA1C85" w:rsidP="00557F39">
      <w:pPr>
        <w:numPr>
          <w:ilvl w:val="0"/>
          <w:numId w:val="2"/>
        </w:numPr>
        <w:spacing w:before="100" w:beforeAutospacing="1" w:after="100" w:afterAutospacing="1" w:line="384" w:lineRule="atLeast"/>
        <w:ind w:left="-360" w:hanging="630"/>
        <w:rPr>
          <w:rFonts w:ascii="Helvetica Neue" w:eastAsia="Times New Roman" w:hAnsi="Helvetica Neue" w:cs="Times New Roman"/>
          <w:color w:val="333333"/>
        </w:rPr>
      </w:pPr>
      <w:r>
        <w:rPr>
          <w:rFonts w:ascii="Helvetica Neue" w:eastAsia="Times New Roman" w:hAnsi="Helvetica Neue" w:cs="Times New Roman"/>
          <w:color w:val="333333"/>
        </w:rPr>
        <w:t>Type in the message you want</w:t>
      </w:r>
      <w:r w:rsidR="00FE7056" w:rsidRPr="00FE7056">
        <w:rPr>
          <w:rFonts w:ascii="Helvetica Neue" w:eastAsia="Times New Roman" w:hAnsi="Helvetica Neue" w:cs="Times New Roman"/>
          <w:color w:val="333333"/>
        </w:rPr>
        <w:t xml:space="preserve"> to send to your group of friends in the message box</w:t>
      </w:r>
      <w:r>
        <w:rPr>
          <w:rFonts w:ascii="Helvetica Neue" w:eastAsia="Times New Roman" w:hAnsi="Helvetica Neue" w:cs="Times New Roman"/>
          <w:color w:val="333333"/>
        </w:rPr>
        <w:t>.</w:t>
      </w:r>
      <w:r w:rsidR="00FE7056" w:rsidRPr="00FE7056">
        <w:rPr>
          <w:rFonts w:ascii="Helvetica Neue" w:eastAsia="Times New Roman" w:hAnsi="Helvetica Neue" w:cs="Times New Roman"/>
          <w:color w:val="333333"/>
        </w:rPr>
        <w:t xml:space="preserve"> </w:t>
      </w:r>
      <w:r>
        <w:rPr>
          <w:rFonts w:ascii="Helvetica Neue" w:eastAsia="Times New Roman" w:hAnsi="Helvetica Neue" w:cs="Times New Roman"/>
          <w:color w:val="333333"/>
        </w:rPr>
        <w:t>C</w:t>
      </w:r>
      <w:r w:rsidR="00FE7056" w:rsidRPr="00FE7056">
        <w:rPr>
          <w:rFonts w:ascii="Helvetica Neue" w:eastAsia="Times New Roman" w:hAnsi="Helvetica Neue" w:cs="Times New Roman"/>
          <w:color w:val="333333"/>
        </w:rPr>
        <w:t xml:space="preserve">licking on </w:t>
      </w:r>
      <w:r w:rsidR="00F076E0">
        <w:rPr>
          <w:rFonts w:ascii="Helvetica Neue" w:eastAsia="Times New Roman" w:hAnsi="Helvetica Neue" w:cs="Times New Roman"/>
          <w:color w:val="333333"/>
        </w:rPr>
        <w:t xml:space="preserve">the </w:t>
      </w:r>
      <w:r w:rsidR="00FE7056" w:rsidRPr="00FE7056">
        <w:rPr>
          <w:rFonts w:ascii="Helvetica Neue" w:eastAsia="Times New Roman" w:hAnsi="Helvetica Neue" w:cs="Times New Roman"/>
          <w:color w:val="333333"/>
        </w:rPr>
        <w:t>"Select Friends" button will show the following screen </w:t>
      </w:r>
    </w:p>
    <w:p w:rsidR="00FE7056" w:rsidRPr="00FE7056" w:rsidRDefault="00390A77" w:rsidP="00557F39">
      <w:pPr>
        <w:spacing w:before="100" w:beforeAutospacing="1" w:after="100" w:afterAutospacing="1" w:line="384" w:lineRule="atLeast"/>
        <w:ind w:left="-360" w:hanging="630"/>
        <w:rPr>
          <w:rFonts w:ascii="Helvetica Neue" w:eastAsia="Times New Roman" w:hAnsi="Helvetica Neue" w:cs="Times New Roman"/>
          <w:color w:val="333333"/>
        </w:rPr>
      </w:pPr>
      <w:r>
        <w:rPr>
          <w:rFonts w:ascii="Helvetica Neue" w:eastAsia="Times New Roman" w:hAnsi="Helvetica Neue" w:cs="Times New Roman"/>
          <w:color w:val="333333"/>
        </w:rPr>
        <w:t xml:space="preserve">          </w:t>
      </w:r>
      <w:r w:rsidR="00FE7056">
        <w:rPr>
          <w:rFonts w:ascii="Helvetica Neue" w:eastAsia="Times New Roman" w:hAnsi="Helvetica Neue" w:cs="Times New Roman"/>
          <w:noProof/>
          <w:color w:val="4078C0"/>
        </w:rPr>
        <w:drawing>
          <wp:inline distT="0" distB="0" distL="0" distR="0" wp14:anchorId="7A7DEC34" wp14:editId="0AD35759">
            <wp:extent cx="3980814" cy="5511800"/>
            <wp:effectExtent l="0" t="0" r="7620" b="0"/>
            <wp:docPr id="3" name="Picture 3" descr="econd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cond screen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814" cy="55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378" w:rsidRPr="005D4378" w:rsidRDefault="00FE7056" w:rsidP="005D4378">
      <w:pPr>
        <w:numPr>
          <w:ilvl w:val="0"/>
          <w:numId w:val="2"/>
        </w:numPr>
        <w:spacing w:before="100" w:beforeAutospacing="1" w:after="100" w:afterAutospacing="1" w:line="384" w:lineRule="atLeast"/>
        <w:ind w:left="-360" w:hanging="630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 xml:space="preserve">Important Note: </w:t>
      </w:r>
      <w:proofErr w:type="spellStart"/>
      <w:r w:rsidRPr="00FE7056">
        <w:rPr>
          <w:rFonts w:ascii="Helvetica Neue" w:eastAsia="Times New Roman" w:hAnsi="Helvetica Neue" w:cs="Times New Roman"/>
          <w:color w:val="333333"/>
        </w:rPr>
        <w:t>iOS</w:t>
      </w:r>
      <w:proofErr w:type="spellEnd"/>
      <w:r w:rsidRPr="00FE7056">
        <w:rPr>
          <w:rFonts w:ascii="Helvetica Neue" w:eastAsia="Times New Roman" w:hAnsi="Helvetica Neue" w:cs="Times New Roman"/>
          <w:color w:val="333333"/>
        </w:rPr>
        <w:t xml:space="preserve"> simulators cannot send messages. You will see the following screen</w:t>
      </w:r>
    </w:p>
    <w:p w:rsidR="005D4378" w:rsidRPr="00FE7056" w:rsidRDefault="00FE7056" w:rsidP="00002821">
      <w:pPr>
        <w:spacing w:before="100" w:beforeAutospacing="1" w:after="100" w:afterAutospacing="1" w:line="384" w:lineRule="atLeast"/>
        <w:ind w:left="-360" w:hanging="90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 </w:t>
      </w:r>
      <w:r>
        <w:rPr>
          <w:rFonts w:ascii="Helvetica Neue" w:eastAsia="Times New Roman" w:hAnsi="Helvetica Neue" w:cs="Times New Roman"/>
          <w:noProof/>
          <w:color w:val="4078C0"/>
        </w:rPr>
        <w:drawing>
          <wp:inline distT="0" distB="0" distL="0" distR="0" wp14:anchorId="4028120D" wp14:editId="49A2ED96">
            <wp:extent cx="4063365" cy="5626100"/>
            <wp:effectExtent l="0" t="0" r="635" b="12700"/>
            <wp:docPr id="4" name="Picture 4" descr="imulato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ulator screen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65" cy="562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056" w:rsidRPr="00FE7056" w:rsidRDefault="00FE7056" w:rsidP="00557F39">
      <w:pPr>
        <w:numPr>
          <w:ilvl w:val="0"/>
          <w:numId w:val="2"/>
        </w:numPr>
        <w:spacing w:before="100" w:beforeAutospacing="1" w:after="100" w:afterAutospacing="1" w:line="384" w:lineRule="atLeast"/>
        <w:ind w:left="-360" w:hanging="630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 xml:space="preserve">Connect </w:t>
      </w:r>
      <w:r w:rsidR="00F61694">
        <w:rPr>
          <w:rFonts w:ascii="Helvetica Neue" w:eastAsia="Times New Roman" w:hAnsi="Helvetica Neue" w:cs="Times New Roman"/>
          <w:color w:val="333333"/>
        </w:rPr>
        <w:t xml:space="preserve">your iPhone or </w:t>
      </w:r>
      <w:proofErr w:type="spellStart"/>
      <w:r w:rsidR="00F61694">
        <w:rPr>
          <w:rFonts w:ascii="Helvetica Neue" w:eastAsia="Times New Roman" w:hAnsi="Helvetica Neue" w:cs="Times New Roman"/>
          <w:color w:val="333333"/>
        </w:rPr>
        <w:t>iPad</w:t>
      </w:r>
      <w:proofErr w:type="spellEnd"/>
      <w:r w:rsidRPr="00FE7056">
        <w:rPr>
          <w:rFonts w:ascii="Helvetica Neue" w:eastAsia="Times New Roman" w:hAnsi="Helvetica Neue" w:cs="Times New Roman"/>
          <w:color w:val="333333"/>
        </w:rPr>
        <w:t xml:space="preserve"> device and select the device to install</w:t>
      </w:r>
      <w:r w:rsidR="00470268">
        <w:rPr>
          <w:rFonts w:ascii="Helvetica Neue" w:eastAsia="Times New Roman" w:hAnsi="Helvetica Neue" w:cs="Times New Roman"/>
          <w:color w:val="333333"/>
        </w:rPr>
        <w:t xml:space="preserve"> the</w:t>
      </w:r>
      <w:r w:rsidRPr="00FE7056">
        <w:rPr>
          <w:rFonts w:ascii="Helvetica Neue" w:eastAsia="Times New Roman" w:hAnsi="Helvetica Neue" w:cs="Times New Roman"/>
          <w:color w:val="333333"/>
        </w:rPr>
        <w:t xml:space="preserve"> </w:t>
      </w:r>
      <w:r w:rsidRPr="00470268">
        <w:rPr>
          <w:rFonts w:ascii="Helvetica Neue" w:eastAsia="Times New Roman" w:hAnsi="Helvetica Neue" w:cs="Times New Roman"/>
          <w:noProof/>
          <w:color w:val="333333"/>
        </w:rPr>
        <w:t>app</w:t>
      </w:r>
      <w:r w:rsidRPr="00FE7056">
        <w:rPr>
          <w:rFonts w:ascii="Helvetica Neue" w:eastAsia="Times New Roman" w:hAnsi="Helvetica Neue" w:cs="Times New Roman"/>
          <w:color w:val="333333"/>
        </w:rPr>
        <w:t>. Once installed</w:t>
      </w:r>
      <w:r w:rsidR="00F076E0">
        <w:rPr>
          <w:rFonts w:ascii="Helvetica Neue" w:eastAsia="Times New Roman" w:hAnsi="Helvetica Neue" w:cs="Times New Roman"/>
          <w:color w:val="333333"/>
        </w:rPr>
        <w:t>,</w:t>
      </w:r>
      <w:r w:rsidRPr="00FE7056">
        <w:rPr>
          <w:rFonts w:ascii="Helvetica Neue" w:eastAsia="Times New Roman" w:hAnsi="Helvetica Neue" w:cs="Times New Roman"/>
          <w:color w:val="333333"/>
        </w:rPr>
        <w:t xml:space="preserve"> follow above steps </w:t>
      </w:r>
      <w:ins w:id="0" w:author="Pandurangan, Senthil" w:date="2016-02-25T17:29:00Z">
        <w:r w:rsidR="00E77778">
          <w:rPr>
            <w:rFonts w:ascii="Helvetica Neue" w:eastAsia="Times New Roman" w:hAnsi="Helvetica Neue" w:cs="Times New Roman"/>
            <w:color w:val="333333"/>
          </w:rPr>
          <w:t>8</w:t>
        </w:r>
      </w:ins>
      <w:del w:id="1" w:author="Pandurangan, Senthil" w:date="2016-02-25T17:29:00Z">
        <w:r w:rsidRPr="00FE7056" w:rsidDel="00E77778">
          <w:rPr>
            <w:rFonts w:ascii="Helvetica Neue" w:eastAsia="Times New Roman" w:hAnsi="Helvetica Neue" w:cs="Times New Roman"/>
            <w:color w:val="333333"/>
          </w:rPr>
          <w:delText>6</w:delText>
        </w:r>
      </w:del>
      <w:r w:rsidRPr="00FE7056">
        <w:rPr>
          <w:rFonts w:ascii="Helvetica Neue" w:eastAsia="Times New Roman" w:hAnsi="Helvetica Neue" w:cs="Times New Roman"/>
          <w:color w:val="333333"/>
        </w:rPr>
        <w:t xml:space="preserve"> to </w:t>
      </w:r>
      <w:ins w:id="2" w:author="Pandurangan, Senthil" w:date="2016-02-25T17:29:00Z">
        <w:r w:rsidR="00E77778">
          <w:rPr>
            <w:rFonts w:ascii="Helvetica Neue" w:eastAsia="Times New Roman" w:hAnsi="Helvetica Neue" w:cs="Times New Roman"/>
            <w:color w:val="333333"/>
          </w:rPr>
          <w:t>10</w:t>
        </w:r>
      </w:ins>
      <w:del w:id="3" w:author="Pandurangan, Senthil" w:date="2016-02-25T17:29:00Z">
        <w:r w:rsidRPr="00FE7056" w:rsidDel="00E77778">
          <w:rPr>
            <w:rFonts w:ascii="Helvetica Neue" w:eastAsia="Times New Roman" w:hAnsi="Helvetica Neue" w:cs="Times New Roman"/>
            <w:color w:val="333333"/>
          </w:rPr>
          <w:delText>9</w:delText>
        </w:r>
      </w:del>
    </w:p>
    <w:p w:rsidR="00F61694" w:rsidRDefault="00FE7056" w:rsidP="00557F39">
      <w:pPr>
        <w:numPr>
          <w:ilvl w:val="0"/>
          <w:numId w:val="2"/>
        </w:numPr>
        <w:spacing w:before="100" w:beforeAutospacing="1" w:after="100" w:afterAutospacing="1" w:line="384" w:lineRule="atLeast"/>
        <w:ind w:left="-360" w:hanging="630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Select</w:t>
      </w:r>
      <w:r w:rsidR="00375FE4">
        <w:rPr>
          <w:rFonts w:ascii="Helvetica Neue" w:eastAsia="Times New Roman" w:hAnsi="Helvetica Neue" w:cs="Times New Roman"/>
          <w:color w:val="333333"/>
        </w:rPr>
        <w:t xml:space="preserve"> a</w:t>
      </w:r>
      <w:r w:rsidRPr="00FE7056">
        <w:rPr>
          <w:rFonts w:ascii="Helvetica Neue" w:eastAsia="Times New Roman" w:hAnsi="Helvetica Neue" w:cs="Times New Roman"/>
          <w:color w:val="333333"/>
        </w:rPr>
        <w:t xml:space="preserve"> few friends to send the message. </w:t>
      </w:r>
      <w:r w:rsidR="00375FE4">
        <w:rPr>
          <w:rFonts w:ascii="Helvetica Neue" w:eastAsia="Times New Roman" w:hAnsi="Helvetica Neue" w:cs="Times New Roman"/>
          <w:color w:val="333333"/>
        </w:rPr>
        <w:t>Once you click the</w:t>
      </w:r>
      <w:r w:rsidRPr="00FE7056">
        <w:rPr>
          <w:rFonts w:ascii="Helvetica Neue" w:eastAsia="Times New Roman" w:hAnsi="Helvetica Neue" w:cs="Times New Roman"/>
          <w:color w:val="333333"/>
        </w:rPr>
        <w:t xml:space="preserve"> "Done" button </w:t>
      </w:r>
      <w:r w:rsidR="00375FE4">
        <w:rPr>
          <w:rFonts w:ascii="Helvetica Neue" w:eastAsia="Times New Roman" w:hAnsi="Helvetica Neue" w:cs="Times New Roman"/>
          <w:color w:val="333333"/>
        </w:rPr>
        <w:t xml:space="preserve">it </w:t>
      </w:r>
      <w:r w:rsidRPr="00FE7056">
        <w:rPr>
          <w:rFonts w:ascii="Helvetica Neue" w:eastAsia="Times New Roman" w:hAnsi="Helvetica Neue" w:cs="Times New Roman"/>
          <w:color w:val="333333"/>
        </w:rPr>
        <w:t>will open up the message view with your selected friends and message populated as below</w:t>
      </w:r>
      <w:r w:rsidR="00F73CF0">
        <w:rPr>
          <w:rFonts w:ascii="Helvetica Neue" w:eastAsia="Times New Roman" w:hAnsi="Helvetica Neue" w:cs="Times New Roman"/>
          <w:color w:val="333333"/>
        </w:rPr>
        <w:t>.</w:t>
      </w:r>
    </w:p>
    <w:p w:rsidR="00FA5535" w:rsidRDefault="00FA5535" w:rsidP="00FA5535">
      <w:p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</w:p>
    <w:p w:rsidR="00FA5535" w:rsidRPr="00FA5535" w:rsidRDefault="00FE7056" w:rsidP="00FA5535">
      <w:pPr>
        <w:spacing w:before="100" w:beforeAutospacing="1" w:after="100" w:afterAutospacing="1" w:line="384" w:lineRule="atLeast"/>
        <w:ind w:left="-360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 </w:t>
      </w:r>
      <w:r>
        <w:rPr>
          <w:rFonts w:ascii="Helvetica Neue" w:eastAsia="Times New Roman" w:hAnsi="Helvetica Neue" w:cs="Times New Roman"/>
          <w:noProof/>
          <w:color w:val="4078C0"/>
        </w:rPr>
        <w:drawing>
          <wp:inline distT="0" distB="0" distL="0" distR="0" wp14:anchorId="0162E854" wp14:editId="7815218A">
            <wp:extent cx="4063365" cy="6108700"/>
            <wp:effectExtent l="0" t="0" r="635" b="12700"/>
            <wp:docPr id="5" name="Picture 5" descr="essag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sage screen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65" cy="610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572" w:rsidRDefault="00FE7056" w:rsidP="00557F39">
      <w:pPr>
        <w:numPr>
          <w:ilvl w:val="0"/>
          <w:numId w:val="2"/>
        </w:numPr>
        <w:spacing w:before="100" w:beforeAutospacing="1" w:after="100" w:afterAutospacing="1" w:line="384" w:lineRule="atLeast"/>
        <w:ind w:left="-360" w:hanging="630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 xml:space="preserve">Going back to </w:t>
      </w:r>
      <w:proofErr w:type="spellStart"/>
      <w:r w:rsidRPr="00FE7056">
        <w:rPr>
          <w:rFonts w:ascii="Helvetica Neue" w:eastAsia="Times New Roman" w:hAnsi="Helvetica Neue" w:cs="Times New Roman"/>
          <w:color w:val="333333"/>
        </w:rPr>
        <w:t>Xcode</w:t>
      </w:r>
      <w:proofErr w:type="spellEnd"/>
      <w:r w:rsidRPr="00FE7056">
        <w:rPr>
          <w:rFonts w:ascii="Helvetica Neue" w:eastAsia="Times New Roman" w:hAnsi="Helvetica Neue" w:cs="Times New Roman"/>
          <w:color w:val="333333"/>
        </w:rPr>
        <w:t xml:space="preserve"> and clicking on the </w:t>
      </w:r>
      <w:proofErr w:type="spellStart"/>
      <w:r w:rsidRPr="00FE7056">
        <w:rPr>
          <w:rFonts w:ascii="Helvetica Neue" w:eastAsia="Times New Roman" w:hAnsi="Helvetica Neue" w:cs="Times New Roman"/>
          <w:color w:val="333333"/>
        </w:rPr>
        <w:t>ViewController.swift</w:t>
      </w:r>
      <w:proofErr w:type="spellEnd"/>
      <w:r w:rsidRPr="00FE7056">
        <w:rPr>
          <w:rFonts w:ascii="Helvetica Neue" w:eastAsia="Times New Roman" w:hAnsi="Helvetica Neue" w:cs="Times New Roman"/>
          <w:color w:val="333333"/>
        </w:rPr>
        <w:t xml:space="preserve"> </w:t>
      </w:r>
      <w:r w:rsidR="00B86572">
        <w:rPr>
          <w:rFonts w:ascii="Helvetica Neue" w:eastAsia="Times New Roman" w:hAnsi="Helvetica Neue" w:cs="Times New Roman"/>
          <w:color w:val="333333"/>
        </w:rPr>
        <w:t xml:space="preserve">will provide the glimpse of the </w:t>
      </w:r>
      <w:r w:rsidRPr="00FE7056">
        <w:rPr>
          <w:rFonts w:ascii="Helvetica Neue" w:eastAsia="Times New Roman" w:hAnsi="Helvetica Neue" w:cs="Times New Roman"/>
          <w:color w:val="333333"/>
        </w:rPr>
        <w:t>program </w:t>
      </w:r>
    </w:p>
    <w:p w:rsidR="00FE7056" w:rsidRPr="00FE7056" w:rsidRDefault="003715E3" w:rsidP="00557F39">
      <w:pPr>
        <w:spacing w:before="100" w:beforeAutospacing="1" w:after="100" w:afterAutospacing="1" w:line="384" w:lineRule="atLeast"/>
        <w:ind w:left="-360" w:hanging="630"/>
        <w:rPr>
          <w:rFonts w:ascii="Helvetica Neue" w:eastAsia="Times New Roman" w:hAnsi="Helvetica Neue" w:cs="Times New Roman"/>
          <w:color w:val="333333"/>
        </w:rPr>
      </w:pPr>
      <w:r>
        <w:rPr>
          <w:rFonts w:ascii="Helvetica Neue" w:eastAsia="Times New Roman" w:hAnsi="Helvetica Neue" w:cs="Times New Roman"/>
          <w:noProof/>
          <w:color w:val="333333"/>
        </w:rPr>
        <w:t xml:space="preserve">         </w:t>
      </w:r>
      <w:r w:rsidR="00B86572">
        <w:rPr>
          <w:rFonts w:ascii="Helvetica Neue" w:eastAsia="Times New Roman" w:hAnsi="Helvetica Neue" w:cs="Times New Roman"/>
          <w:noProof/>
          <w:color w:val="333333"/>
        </w:rPr>
        <w:drawing>
          <wp:inline distT="0" distB="0" distL="0" distR="0" wp14:anchorId="6928636F" wp14:editId="4D7B8F09">
            <wp:extent cx="5486400" cy="4359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56" w:rsidRDefault="00FE7056" w:rsidP="00557F39">
      <w:pPr>
        <w:numPr>
          <w:ilvl w:val="0"/>
          <w:numId w:val="2"/>
        </w:numPr>
        <w:spacing w:before="100" w:beforeAutospacing="1" w:after="100" w:afterAutospacing="1" w:line="384" w:lineRule="atLeast"/>
        <w:ind w:left="-360" w:hanging="630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Also</w:t>
      </w:r>
      <w:r w:rsidR="00F73CF0">
        <w:rPr>
          <w:rFonts w:ascii="Helvetica Neue" w:eastAsia="Times New Roman" w:hAnsi="Helvetica Neue" w:cs="Times New Roman"/>
          <w:color w:val="333333"/>
        </w:rPr>
        <w:t>,</w:t>
      </w:r>
      <w:r w:rsidRPr="00FE7056">
        <w:rPr>
          <w:rFonts w:ascii="Helvetica Neue" w:eastAsia="Times New Roman" w:hAnsi="Helvetica Neue" w:cs="Times New Roman"/>
          <w:color w:val="333333"/>
        </w:rPr>
        <w:t xml:space="preserve"> </w:t>
      </w:r>
      <w:proofErr w:type="spellStart"/>
      <w:r w:rsidRPr="00FE7056">
        <w:rPr>
          <w:rFonts w:ascii="Helvetica Neue" w:eastAsia="Times New Roman" w:hAnsi="Helvetica Neue" w:cs="Times New Roman"/>
          <w:color w:val="333333"/>
        </w:rPr>
        <w:t>Main.storyboard</w:t>
      </w:r>
      <w:proofErr w:type="spellEnd"/>
      <w:r w:rsidRPr="00FE7056">
        <w:rPr>
          <w:rFonts w:ascii="Helvetica Neue" w:eastAsia="Times New Roman" w:hAnsi="Helvetica Neue" w:cs="Times New Roman"/>
          <w:color w:val="333333"/>
        </w:rPr>
        <w:t xml:space="preserve"> will show how the UI components are laid out</w:t>
      </w:r>
      <w:r w:rsidR="00F73CF0">
        <w:rPr>
          <w:rFonts w:ascii="Helvetica Neue" w:eastAsia="Times New Roman" w:hAnsi="Helvetica Neue" w:cs="Times New Roman"/>
          <w:color w:val="333333"/>
        </w:rPr>
        <w:t>.</w:t>
      </w:r>
    </w:p>
    <w:p w:rsidR="00B86572" w:rsidRPr="00FE7056" w:rsidRDefault="003715E3" w:rsidP="00557F39">
      <w:pPr>
        <w:spacing w:before="100" w:beforeAutospacing="1" w:after="100" w:afterAutospacing="1" w:line="384" w:lineRule="atLeast"/>
        <w:ind w:left="-360" w:hanging="630"/>
        <w:rPr>
          <w:rFonts w:ascii="Helvetica Neue" w:eastAsia="Times New Roman" w:hAnsi="Helvetica Neue" w:cs="Times New Roman"/>
          <w:color w:val="333333"/>
        </w:rPr>
      </w:pPr>
      <w:r>
        <w:rPr>
          <w:rFonts w:ascii="Helvetica Neue" w:eastAsia="Times New Roman" w:hAnsi="Helvetica Neue" w:cs="Times New Roman"/>
          <w:noProof/>
          <w:color w:val="333333"/>
        </w:rPr>
        <w:t xml:space="preserve">         </w:t>
      </w:r>
      <w:r w:rsidR="00B86572">
        <w:rPr>
          <w:rFonts w:ascii="Helvetica Neue" w:eastAsia="Times New Roman" w:hAnsi="Helvetica Neue" w:cs="Times New Roman"/>
          <w:noProof/>
          <w:color w:val="333333"/>
        </w:rPr>
        <w:drawing>
          <wp:inline distT="0" distB="0" distL="0" distR="0" wp14:anchorId="182B33D3" wp14:editId="4C6FDA2D">
            <wp:extent cx="5486400" cy="33362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board_layou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56" w:rsidRDefault="00FE7056" w:rsidP="00557F39">
      <w:pPr>
        <w:numPr>
          <w:ilvl w:val="0"/>
          <w:numId w:val="2"/>
        </w:numPr>
        <w:spacing w:before="100" w:beforeAutospacing="1" w:after="100" w:afterAutospacing="1" w:line="384" w:lineRule="atLeast"/>
        <w:ind w:left="-360" w:hanging="630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Have fun making changes and playing with it.</w:t>
      </w:r>
    </w:p>
    <w:p w:rsidR="004D306F" w:rsidRDefault="004D306F" w:rsidP="004D306F">
      <w:p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</w:p>
    <w:p w:rsidR="00B86572" w:rsidRDefault="00B86572" w:rsidP="00557F39">
      <w:pPr>
        <w:pBdr>
          <w:bottom w:val="single" w:sz="6" w:space="4" w:color="EEEEEE"/>
        </w:pBdr>
        <w:spacing w:before="240" w:after="240"/>
        <w:ind w:left="-360" w:hanging="630"/>
        <w:outlineLvl w:val="1"/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</w:pPr>
      <w:r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  <w:t>Exercise</w:t>
      </w:r>
    </w:p>
    <w:p w:rsidR="00E77778" w:rsidRDefault="00E77778" w:rsidP="00557F39">
      <w:pPr>
        <w:numPr>
          <w:ilvl w:val="0"/>
          <w:numId w:val="4"/>
        </w:numPr>
        <w:spacing w:before="100" w:beforeAutospacing="1" w:after="100" w:afterAutospacing="1" w:line="384" w:lineRule="atLeast"/>
        <w:ind w:left="-360" w:hanging="630"/>
        <w:rPr>
          <w:ins w:id="4" w:author="Pandurangan, Senthil" w:date="2016-02-25T17:31:00Z"/>
          <w:rFonts w:ascii="Helvetica Neue" w:eastAsia="Times New Roman" w:hAnsi="Helvetica Neue" w:cs="Times New Roman"/>
          <w:color w:val="333333"/>
        </w:rPr>
      </w:pPr>
      <w:ins w:id="5" w:author="Pandurangan, Senthil" w:date="2016-02-25T17:31:00Z">
        <w:r>
          <w:rPr>
            <w:rFonts w:ascii="Helvetica Neue" w:eastAsia="Times New Roman" w:hAnsi="Helvetica Neue" w:cs="Times New Roman"/>
            <w:color w:val="333333"/>
          </w:rPr>
          <w:t xml:space="preserve">Change the “Select Friends” to “Select Buddies” and run the app in Simulator. Double clicking on the “Select friends” will allow </w:t>
        </w:r>
        <w:proofErr w:type="gramStart"/>
        <w:r>
          <w:rPr>
            <w:rFonts w:ascii="Helvetica Neue" w:eastAsia="Times New Roman" w:hAnsi="Helvetica Neue" w:cs="Times New Roman"/>
            <w:color w:val="333333"/>
          </w:rPr>
          <w:t>to change</w:t>
        </w:r>
        <w:proofErr w:type="gramEnd"/>
        <w:r>
          <w:rPr>
            <w:rFonts w:ascii="Helvetica Neue" w:eastAsia="Times New Roman" w:hAnsi="Helvetica Neue" w:cs="Times New Roman"/>
            <w:color w:val="333333"/>
          </w:rPr>
          <w:t xml:space="preserve"> the label of the button.</w:t>
        </w:r>
      </w:ins>
    </w:p>
    <w:p w:rsidR="00E77778" w:rsidRDefault="00E77778" w:rsidP="00557F39">
      <w:pPr>
        <w:numPr>
          <w:ilvl w:val="0"/>
          <w:numId w:val="4"/>
        </w:numPr>
        <w:spacing w:before="100" w:beforeAutospacing="1" w:after="100" w:afterAutospacing="1" w:line="384" w:lineRule="atLeast"/>
        <w:ind w:left="-360" w:hanging="630"/>
        <w:rPr>
          <w:ins w:id="6" w:author="Pandurangan, Senthil" w:date="2016-02-25T17:31:00Z"/>
          <w:rFonts w:ascii="Helvetica Neue" w:eastAsia="Times New Roman" w:hAnsi="Helvetica Neue" w:cs="Times New Roman"/>
          <w:color w:val="333333"/>
        </w:rPr>
      </w:pPr>
      <w:ins w:id="7" w:author="Pandurangan, Senthil" w:date="2016-02-25T17:31:00Z">
        <w:r>
          <w:rPr>
            <w:rFonts w:ascii="Helvetica Neue" w:eastAsia="Times New Roman" w:hAnsi="Helvetica Neue" w:cs="Times New Roman"/>
            <w:color w:val="333333"/>
          </w:rPr>
          <w:t xml:space="preserve">Change the background color. </w:t>
        </w:r>
        <w:r>
          <w:rPr>
            <w:rFonts w:ascii="Helvetica Neue" w:eastAsia="Times New Roman" w:hAnsi="Helvetica Neue" w:cs="Times New Roman"/>
            <w:noProof/>
            <w:color w:val="333333"/>
            <w:rPrChange w:id="8">
              <w:rPr>
                <w:noProof/>
              </w:rPr>
            </w:rPrChange>
          </w:rPr>
          <w:drawing>
            <wp:inline distT="0" distB="0" distL="0" distR="0" wp14:anchorId="7A11D6D9" wp14:editId="196C2F42">
              <wp:extent cx="5486400" cy="3429635"/>
              <wp:effectExtent l="0" t="0" r="0" b="0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creen Shot 2016-02-24 at 9.22.40 AM.png"/>
                      <pic:cNvPicPr/>
                    </pic:nvPicPr>
                    <pic:blipFill>
                      <a:blip r:embed="rId2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34296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E77778" w:rsidRDefault="00E77778" w:rsidP="00557F39">
      <w:pPr>
        <w:numPr>
          <w:ilvl w:val="0"/>
          <w:numId w:val="4"/>
        </w:numPr>
        <w:spacing w:before="100" w:beforeAutospacing="1" w:after="100" w:afterAutospacing="1" w:line="384" w:lineRule="atLeast"/>
        <w:ind w:left="-360" w:hanging="630"/>
        <w:rPr>
          <w:ins w:id="9" w:author="Pandurangan, Senthil" w:date="2016-02-25T17:31:00Z"/>
          <w:rFonts w:ascii="Helvetica Neue" w:eastAsia="Times New Roman" w:hAnsi="Helvetica Neue" w:cs="Times New Roman"/>
          <w:color w:val="333333"/>
        </w:rPr>
      </w:pPr>
      <w:ins w:id="10" w:author="Pandurangan, Senthil" w:date="2016-02-25T17:31:00Z">
        <w:r>
          <w:rPr>
            <w:rFonts w:ascii="Helvetica Neue" w:eastAsia="Times New Roman" w:hAnsi="Helvetica Neue" w:cs="Times New Roman"/>
            <w:color w:val="333333"/>
          </w:rPr>
          <w:t xml:space="preserve">Make changes to the app so that you can include the “iPhone” phone types along with “mobile” phone types as well. The changes will be in </w:t>
        </w:r>
        <w:proofErr w:type="spellStart"/>
        <w:r>
          <w:rPr>
            <w:rFonts w:ascii="Helvetica Neue" w:eastAsia="Times New Roman" w:hAnsi="Helvetica Neue" w:cs="Times New Roman"/>
            <w:color w:val="333333"/>
          </w:rPr>
          <w:t>ViewController.swift</w:t>
        </w:r>
        <w:proofErr w:type="spellEnd"/>
        <w:r>
          <w:rPr>
            <w:rFonts w:ascii="Helvetica Neue" w:eastAsia="Times New Roman" w:hAnsi="Helvetica Neue" w:cs="Times New Roman"/>
            <w:color w:val="333333"/>
          </w:rPr>
          <w:t xml:space="preserve"> </w:t>
        </w:r>
      </w:ins>
    </w:p>
    <w:p w:rsidR="00E77778" w:rsidRPr="00ED3D65" w:rsidRDefault="00E77778" w:rsidP="00557F39">
      <w:pPr>
        <w:pStyle w:val="ListParagraph"/>
        <w:widowControl w:val="0"/>
        <w:tabs>
          <w:tab w:val="left" w:pos="529"/>
        </w:tabs>
        <w:autoSpaceDE w:val="0"/>
        <w:autoSpaceDN w:val="0"/>
        <w:adjustRightInd w:val="0"/>
        <w:ind w:left="-360" w:hanging="630"/>
        <w:rPr>
          <w:ins w:id="11" w:author="Pandurangan, Senthil" w:date="2016-02-25T17:31:00Z"/>
          <w:rFonts w:ascii="Courier" w:hAnsi="Courier" w:cs="Menlo Regular"/>
          <w:color w:val="000000"/>
          <w:sz w:val="16"/>
          <w:szCs w:val="16"/>
        </w:rPr>
      </w:pPr>
    </w:p>
    <w:p w:rsidR="00E77778" w:rsidRPr="00ED3D65" w:rsidRDefault="00E77778" w:rsidP="00557F39">
      <w:pPr>
        <w:widowControl w:val="0"/>
        <w:tabs>
          <w:tab w:val="left" w:pos="529"/>
        </w:tabs>
        <w:autoSpaceDE w:val="0"/>
        <w:autoSpaceDN w:val="0"/>
        <w:adjustRightInd w:val="0"/>
        <w:ind w:left="-360" w:hanging="630"/>
        <w:rPr>
          <w:ins w:id="12" w:author="Pandurangan, Senthil" w:date="2016-02-25T17:31:00Z"/>
          <w:rFonts w:ascii="Courier" w:hAnsi="Courier" w:cs="Menlo Regular"/>
          <w:color w:val="007400"/>
          <w:sz w:val="16"/>
          <w:szCs w:val="16"/>
        </w:rPr>
      </w:pPr>
      <w:ins w:id="13" w:author="Pandurangan, Senthil" w:date="2016-02-25T17:31:00Z"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   </w:t>
        </w:r>
        <w:r w:rsidRPr="00ED3D65">
          <w:rPr>
            <w:rFonts w:ascii="Courier" w:hAnsi="Courier" w:cs="Menlo Regular"/>
            <w:color w:val="007400"/>
            <w:sz w:val="16"/>
            <w:szCs w:val="16"/>
          </w:rPr>
          <w:t>//Function to display list of contacts</w:t>
        </w:r>
      </w:ins>
    </w:p>
    <w:p w:rsidR="00E77778" w:rsidRPr="00ED3D65" w:rsidRDefault="00E77778" w:rsidP="00557F39">
      <w:pPr>
        <w:widowControl w:val="0"/>
        <w:tabs>
          <w:tab w:val="left" w:pos="529"/>
        </w:tabs>
        <w:autoSpaceDE w:val="0"/>
        <w:autoSpaceDN w:val="0"/>
        <w:adjustRightInd w:val="0"/>
        <w:ind w:left="-360" w:hanging="630"/>
        <w:rPr>
          <w:ins w:id="14" w:author="Pandurangan, Senthil" w:date="2016-02-25T17:31:00Z"/>
          <w:rFonts w:ascii="Courier" w:hAnsi="Courier" w:cs="Menlo Regular"/>
          <w:color w:val="007400"/>
          <w:sz w:val="16"/>
          <w:szCs w:val="16"/>
        </w:rPr>
      </w:pPr>
      <w:ins w:id="15" w:author="Pandurangan, Senthil" w:date="2016-02-25T17:31:00Z"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   </w:t>
        </w:r>
        <w:r w:rsidRPr="00ED3D65">
          <w:rPr>
            <w:rFonts w:ascii="Courier" w:hAnsi="Courier" w:cs="Menlo Regular"/>
            <w:color w:val="007400"/>
            <w:sz w:val="16"/>
            <w:szCs w:val="16"/>
          </w:rPr>
          <w:t>//Additionally it filters the contacts with Mobile phone numbers</w:t>
        </w:r>
      </w:ins>
    </w:p>
    <w:p w:rsidR="00E77778" w:rsidRPr="00ED3D65" w:rsidRDefault="00E77778" w:rsidP="00557F39">
      <w:pPr>
        <w:widowControl w:val="0"/>
        <w:tabs>
          <w:tab w:val="left" w:pos="529"/>
        </w:tabs>
        <w:autoSpaceDE w:val="0"/>
        <w:autoSpaceDN w:val="0"/>
        <w:adjustRightInd w:val="0"/>
        <w:ind w:left="-360" w:hanging="630"/>
        <w:rPr>
          <w:ins w:id="16" w:author="Pandurangan, Senthil" w:date="2016-02-25T17:31:00Z"/>
          <w:rFonts w:ascii="Courier" w:hAnsi="Courier" w:cs="Menlo Regular"/>
          <w:color w:val="000000"/>
          <w:sz w:val="16"/>
          <w:szCs w:val="16"/>
        </w:rPr>
      </w:pPr>
      <w:ins w:id="17" w:author="Pandurangan, Senthil" w:date="2016-02-25T17:31:00Z"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   </w:t>
        </w:r>
        <w:proofErr w:type="spellStart"/>
        <w:proofErr w:type="gramStart"/>
        <w:r w:rsidRPr="00ED3D65">
          <w:rPr>
            <w:rFonts w:ascii="Courier" w:hAnsi="Courier" w:cs="Menlo Regular"/>
            <w:color w:val="AA0D91"/>
            <w:sz w:val="16"/>
            <w:szCs w:val="16"/>
          </w:rPr>
          <w:t>func</w:t>
        </w:r>
        <w:proofErr w:type="spellEnd"/>
        <w:proofErr w:type="gramEnd"/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</w:t>
        </w:r>
        <w:proofErr w:type="spellStart"/>
        <w:r w:rsidRPr="00ED3D65">
          <w:rPr>
            <w:rFonts w:ascii="Courier" w:hAnsi="Courier" w:cs="Menlo Regular"/>
            <w:color w:val="000000"/>
            <w:sz w:val="16"/>
            <w:szCs w:val="16"/>
          </w:rPr>
          <w:t>contactPicker</w:t>
        </w:r>
        <w:proofErr w:type="spellEnd"/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(picker: </w:t>
        </w:r>
        <w:proofErr w:type="spellStart"/>
        <w:r w:rsidRPr="00ED3D65">
          <w:rPr>
            <w:rFonts w:ascii="Courier" w:hAnsi="Courier" w:cs="Menlo Regular"/>
            <w:color w:val="5C2699"/>
            <w:sz w:val="16"/>
            <w:szCs w:val="16"/>
          </w:rPr>
          <w:t>CNContactPickerViewController</w:t>
        </w:r>
        <w:proofErr w:type="spellEnd"/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, </w:t>
        </w:r>
        <w:proofErr w:type="spellStart"/>
        <w:r w:rsidRPr="00ED3D65">
          <w:rPr>
            <w:rFonts w:ascii="Courier" w:hAnsi="Courier" w:cs="Menlo Regular"/>
            <w:color w:val="000000"/>
            <w:sz w:val="16"/>
            <w:szCs w:val="16"/>
          </w:rPr>
          <w:t>didSelectContacts</w:t>
        </w:r>
        <w:proofErr w:type="spellEnd"/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contacts: [</w:t>
        </w:r>
        <w:proofErr w:type="spellStart"/>
        <w:r w:rsidRPr="00ED3D65">
          <w:rPr>
            <w:rFonts w:ascii="Courier" w:hAnsi="Courier" w:cs="Menlo Regular"/>
            <w:color w:val="5C2699"/>
            <w:sz w:val="16"/>
            <w:szCs w:val="16"/>
          </w:rPr>
          <w:t>CNContact</w:t>
        </w:r>
        <w:proofErr w:type="spellEnd"/>
        <w:r w:rsidRPr="00ED3D65">
          <w:rPr>
            <w:rFonts w:ascii="Courier" w:hAnsi="Courier" w:cs="Menlo Regular"/>
            <w:color w:val="000000"/>
            <w:sz w:val="16"/>
            <w:szCs w:val="16"/>
          </w:rPr>
          <w:t>]) {</w:t>
        </w:r>
      </w:ins>
    </w:p>
    <w:p w:rsidR="00E77778" w:rsidRPr="00ED3D65" w:rsidRDefault="00E77778" w:rsidP="00557F39">
      <w:pPr>
        <w:widowControl w:val="0"/>
        <w:tabs>
          <w:tab w:val="left" w:pos="529"/>
        </w:tabs>
        <w:autoSpaceDE w:val="0"/>
        <w:autoSpaceDN w:val="0"/>
        <w:adjustRightInd w:val="0"/>
        <w:ind w:left="-360" w:hanging="630"/>
        <w:rPr>
          <w:ins w:id="18" w:author="Pandurangan, Senthil" w:date="2016-02-25T17:31:00Z"/>
          <w:rFonts w:ascii="Courier" w:hAnsi="Courier" w:cs="Menlo Regular"/>
          <w:color w:val="000000"/>
          <w:sz w:val="16"/>
          <w:szCs w:val="16"/>
        </w:rPr>
      </w:pPr>
      <w:ins w:id="19" w:author="Pandurangan, Senthil" w:date="2016-02-25T17:31:00Z"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       </w:t>
        </w:r>
        <w:proofErr w:type="gramStart"/>
        <w:r w:rsidRPr="00ED3D65">
          <w:rPr>
            <w:rFonts w:ascii="Courier" w:hAnsi="Courier" w:cs="Menlo Regular"/>
            <w:color w:val="AA0D91"/>
            <w:sz w:val="16"/>
            <w:szCs w:val="16"/>
          </w:rPr>
          <w:t>for</w:t>
        </w:r>
        <w:proofErr w:type="gramEnd"/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contact </w:t>
        </w:r>
        <w:r w:rsidRPr="00ED3D65">
          <w:rPr>
            <w:rFonts w:ascii="Courier" w:hAnsi="Courier" w:cs="Menlo Regular"/>
            <w:color w:val="AA0D91"/>
            <w:sz w:val="16"/>
            <w:szCs w:val="16"/>
          </w:rPr>
          <w:t>in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contacts {</w:t>
        </w:r>
      </w:ins>
    </w:p>
    <w:p w:rsidR="00E77778" w:rsidRPr="00ED3D65" w:rsidRDefault="00E77778" w:rsidP="00557F39">
      <w:pPr>
        <w:widowControl w:val="0"/>
        <w:tabs>
          <w:tab w:val="left" w:pos="529"/>
        </w:tabs>
        <w:autoSpaceDE w:val="0"/>
        <w:autoSpaceDN w:val="0"/>
        <w:adjustRightInd w:val="0"/>
        <w:ind w:left="-360" w:hanging="630"/>
        <w:rPr>
          <w:ins w:id="20" w:author="Pandurangan, Senthil" w:date="2016-02-25T17:31:00Z"/>
          <w:rFonts w:ascii="Courier" w:hAnsi="Courier" w:cs="Menlo Regular"/>
          <w:color w:val="000000"/>
          <w:sz w:val="16"/>
          <w:szCs w:val="16"/>
        </w:rPr>
      </w:pPr>
      <w:ins w:id="21" w:author="Pandurangan, Senthil" w:date="2016-02-25T17:31:00Z"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           </w:t>
        </w:r>
        <w:proofErr w:type="gramStart"/>
        <w:r w:rsidRPr="00ED3D65">
          <w:rPr>
            <w:rFonts w:ascii="Courier" w:hAnsi="Courier" w:cs="Menlo Regular"/>
            <w:color w:val="2E0D6E"/>
            <w:sz w:val="16"/>
            <w:szCs w:val="16"/>
          </w:rPr>
          <w:t>print</w:t>
        </w:r>
        <w:proofErr w:type="gramEnd"/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(</w:t>
        </w:r>
        <w:proofErr w:type="spellStart"/>
        <w:r w:rsidRPr="00ED3D65">
          <w:rPr>
            <w:rFonts w:ascii="Courier" w:hAnsi="Courier" w:cs="Menlo Regular"/>
            <w:color w:val="000000"/>
            <w:sz w:val="16"/>
            <w:szCs w:val="16"/>
          </w:rPr>
          <w:t>contact.</w:t>
        </w:r>
        <w:r w:rsidRPr="00ED3D65">
          <w:rPr>
            <w:rFonts w:ascii="Courier" w:hAnsi="Courier" w:cs="Menlo Regular"/>
            <w:color w:val="5C2699"/>
            <w:sz w:val="16"/>
            <w:szCs w:val="16"/>
          </w:rPr>
          <w:t>givenName</w:t>
        </w:r>
        <w:proofErr w:type="spellEnd"/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, </w:t>
        </w:r>
        <w:proofErr w:type="spellStart"/>
        <w:r w:rsidRPr="00ED3D65">
          <w:rPr>
            <w:rFonts w:ascii="Courier" w:hAnsi="Courier" w:cs="Menlo Regular"/>
            <w:color w:val="000000"/>
            <w:sz w:val="16"/>
            <w:szCs w:val="16"/>
          </w:rPr>
          <w:t>contact.</w:t>
        </w:r>
        <w:r w:rsidRPr="00ED3D65">
          <w:rPr>
            <w:rFonts w:ascii="Courier" w:hAnsi="Courier" w:cs="Menlo Regular"/>
            <w:color w:val="5C2699"/>
            <w:sz w:val="16"/>
            <w:szCs w:val="16"/>
          </w:rPr>
          <w:t>familyName</w:t>
        </w:r>
        <w:proofErr w:type="spellEnd"/>
        <w:r w:rsidRPr="00ED3D65">
          <w:rPr>
            <w:rFonts w:ascii="Courier" w:hAnsi="Courier" w:cs="Menlo Regular"/>
            <w:color w:val="000000"/>
            <w:sz w:val="16"/>
            <w:szCs w:val="16"/>
          </w:rPr>
          <w:t>)</w:t>
        </w:r>
      </w:ins>
    </w:p>
    <w:p w:rsidR="00E77778" w:rsidRPr="00ED3D65" w:rsidRDefault="00E77778" w:rsidP="00557F39">
      <w:pPr>
        <w:widowControl w:val="0"/>
        <w:tabs>
          <w:tab w:val="left" w:pos="529"/>
        </w:tabs>
        <w:autoSpaceDE w:val="0"/>
        <w:autoSpaceDN w:val="0"/>
        <w:adjustRightInd w:val="0"/>
        <w:ind w:left="-360" w:hanging="630"/>
        <w:rPr>
          <w:ins w:id="22" w:author="Pandurangan, Senthil" w:date="2016-02-25T17:31:00Z"/>
          <w:rFonts w:ascii="Courier" w:hAnsi="Courier" w:cs="Menlo Regular"/>
          <w:color w:val="000000"/>
          <w:sz w:val="16"/>
          <w:szCs w:val="16"/>
        </w:rPr>
      </w:pPr>
      <w:ins w:id="23" w:author="Pandurangan, Senthil" w:date="2016-02-25T17:31:00Z"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           </w:t>
        </w:r>
        <w:proofErr w:type="gramStart"/>
        <w:r w:rsidRPr="00ED3D65">
          <w:rPr>
            <w:rFonts w:ascii="Courier" w:hAnsi="Courier" w:cs="Menlo Regular"/>
            <w:color w:val="AA0D91"/>
            <w:sz w:val="16"/>
            <w:szCs w:val="16"/>
          </w:rPr>
          <w:t>for</w:t>
        </w:r>
        <w:proofErr w:type="gramEnd"/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</w:t>
        </w:r>
        <w:proofErr w:type="spellStart"/>
        <w:r w:rsidRPr="00ED3D65">
          <w:rPr>
            <w:rFonts w:ascii="Courier" w:hAnsi="Courier" w:cs="Menlo Regular"/>
            <w:color w:val="000000"/>
            <w:sz w:val="16"/>
            <w:szCs w:val="16"/>
          </w:rPr>
          <w:t>phoneNumber</w:t>
        </w:r>
        <w:proofErr w:type="spellEnd"/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</w:t>
        </w:r>
        <w:r w:rsidRPr="00ED3D65">
          <w:rPr>
            <w:rFonts w:ascii="Courier" w:hAnsi="Courier" w:cs="Menlo Regular"/>
            <w:color w:val="AA0D91"/>
            <w:sz w:val="16"/>
            <w:szCs w:val="16"/>
          </w:rPr>
          <w:t>in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</w:t>
        </w:r>
        <w:proofErr w:type="spellStart"/>
        <w:r w:rsidRPr="00ED3D65">
          <w:rPr>
            <w:rFonts w:ascii="Courier" w:hAnsi="Courier" w:cs="Menlo Regular"/>
            <w:color w:val="000000"/>
            <w:sz w:val="16"/>
            <w:szCs w:val="16"/>
          </w:rPr>
          <w:t>contact.</w:t>
        </w:r>
        <w:r w:rsidRPr="00ED3D65">
          <w:rPr>
            <w:rFonts w:ascii="Courier" w:hAnsi="Courier" w:cs="Menlo Regular"/>
            <w:color w:val="5C2699"/>
            <w:sz w:val="16"/>
            <w:szCs w:val="16"/>
          </w:rPr>
          <w:t>phoneNumbers</w:t>
        </w:r>
        <w:proofErr w:type="spellEnd"/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{</w:t>
        </w:r>
      </w:ins>
    </w:p>
    <w:p w:rsidR="00E77778" w:rsidRPr="00ED3D65" w:rsidRDefault="00E77778" w:rsidP="00557F39">
      <w:pPr>
        <w:widowControl w:val="0"/>
        <w:tabs>
          <w:tab w:val="left" w:pos="529"/>
        </w:tabs>
        <w:autoSpaceDE w:val="0"/>
        <w:autoSpaceDN w:val="0"/>
        <w:adjustRightInd w:val="0"/>
        <w:ind w:left="-360" w:hanging="630"/>
        <w:rPr>
          <w:ins w:id="24" w:author="Pandurangan, Senthil" w:date="2016-02-25T17:31:00Z"/>
          <w:rFonts w:ascii="Courier" w:hAnsi="Courier" w:cs="Menlo Regular"/>
          <w:color w:val="000000"/>
          <w:sz w:val="16"/>
          <w:szCs w:val="16"/>
        </w:rPr>
      </w:pPr>
      <w:ins w:id="25" w:author="Pandurangan, Senthil" w:date="2016-02-25T17:31:00Z"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               </w:t>
        </w:r>
        <w:proofErr w:type="gramStart"/>
        <w:r w:rsidRPr="00ED3D65">
          <w:rPr>
            <w:rFonts w:ascii="Courier" w:hAnsi="Courier" w:cs="Menlo Regular"/>
            <w:color w:val="AA0D91"/>
            <w:sz w:val="16"/>
            <w:szCs w:val="16"/>
          </w:rPr>
          <w:t>if</w:t>
        </w:r>
        <w:proofErr w:type="gramEnd"/>
        <w:r w:rsidRPr="00ED3D65">
          <w:rPr>
            <w:rFonts w:ascii="Courier" w:hAnsi="Courier" w:cs="Menlo Regular"/>
            <w:color w:val="000000"/>
            <w:sz w:val="16"/>
            <w:szCs w:val="16"/>
          </w:rPr>
          <w:t>(</w:t>
        </w:r>
        <w:proofErr w:type="spellStart"/>
        <w:r w:rsidRPr="00ED3D65">
          <w:rPr>
            <w:rFonts w:ascii="Courier" w:hAnsi="Courier" w:cs="Menlo Regular"/>
            <w:color w:val="000000"/>
            <w:sz w:val="16"/>
            <w:szCs w:val="16"/>
          </w:rPr>
          <w:t>phoneNumber.</w:t>
        </w:r>
        <w:r w:rsidRPr="00ED3D65">
          <w:rPr>
            <w:rFonts w:ascii="Courier" w:hAnsi="Courier" w:cs="Menlo Regular"/>
            <w:color w:val="5C2699"/>
            <w:sz w:val="16"/>
            <w:szCs w:val="16"/>
          </w:rPr>
          <w:t>label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>.</w:t>
        </w:r>
        <w:r w:rsidRPr="00ED3D65">
          <w:rPr>
            <w:rFonts w:ascii="Courier" w:hAnsi="Courier" w:cs="Menlo Regular"/>
            <w:color w:val="2E0D6E"/>
            <w:sz w:val="16"/>
            <w:szCs w:val="16"/>
          </w:rPr>
          <w:t>containsString</w:t>
        </w:r>
        <w:proofErr w:type="spellEnd"/>
        <w:r w:rsidRPr="00ED3D65">
          <w:rPr>
            <w:rFonts w:ascii="Courier" w:hAnsi="Courier" w:cs="Menlo Regular"/>
            <w:color w:val="000000"/>
            <w:sz w:val="16"/>
            <w:szCs w:val="16"/>
          </w:rPr>
          <w:t>(</w:t>
        </w:r>
        <w:r w:rsidRPr="00ED3D65">
          <w:rPr>
            <w:rFonts w:ascii="Courier" w:hAnsi="Courier" w:cs="Menlo Regular"/>
            <w:color w:val="C41A16"/>
            <w:sz w:val="16"/>
            <w:szCs w:val="16"/>
          </w:rPr>
          <w:t>"Mobile"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>)</w:t>
        </w:r>
        <w:r>
          <w:rPr>
            <w:rFonts w:ascii="Courier" w:hAnsi="Courier" w:cs="Menlo Regular"/>
            <w:color w:val="000000"/>
            <w:sz w:val="16"/>
            <w:szCs w:val="16"/>
          </w:rPr>
          <w:t xml:space="preserve"> </w:t>
        </w:r>
        <w:r w:rsidRPr="00284B49">
          <w:rPr>
            <w:rFonts w:ascii="Courier" w:hAnsi="Courier" w:cs="Menlo Regular"/>
            <w:color w:val="000000"/>
            <w:sz w:val="16"/>
            <w:szCs w:val="16"/>
            <w:highlight w:val="yellow"/>
          </w:rPr>
          <w:t>|| (</w:t>
        </w:r>
        <w:proofErr w:type="spellStart"/>
        <w:r w:rsidRPr="00284B49">
          <w:rPr>
            <w:rFonts w:ascii="Courier" w:hAnsi="Courier" w:cs="Menlo Regular"/>
            <w:color w:val="000000"/>
            <w:sz w:val="16"/>
            <w:szCs w:val="16"/>
            <w:highlight w:val="yellow"/>
          </w:rPr>
          <w:t>phoneNumber.</w:t>
        </w:r>
        <w:r w:rsidRPr="00284B49">
          <w:rPr>
            <w:rFonts w:ascii="Courier" w:hAnsi="Courier" w:cs="Menlo Regular"/>
            <w:color w:val="5C2699"/>
            <w:sz w:val="16"/>
            <w:szCs w:val="16"/>
            <w:highlight w:val="yellow"/>
          </w:rPr>
          <w:t>label</w:t>
        </w:r>
        <w:r w:rsidRPr="00284B49">
          <w:rPr>
            <w:rFonts w:ascii="Courier" w:hAnsi="Courier" w:cs="Menlo Regular"/>
            <w:color w:val="000000"/>
            <w:sz w:val="16"/>
            <w:szCs w:val="16"/>
            <w:highlight w:val="yellow"/>
          </w:rPr>
          <w:t>.</w:t>
        </w:r>
        <w:r w:rsidRPr="00284B49">
          <w:rPr>
            <w:rFonts w:ascii="Courier" w:hAnsi="Courier" w:cs="Menlo Regular"/>
            <w:color w:val="2E0D6E"/>
            <w:sz w:val="16"/>
            <w:szCs w:val="16"/>
            <w:highlight w:val="yellow"/>
          </w:rPr>
          <w:t>containsString</w:t>
        </w:r>
        <w:proofErr w:type="spellEnd"/>
        <w:r w:rsidRPr="00284B49">
          <w:rPr>
            <w:rFonts w:ascii="Courier" w:hAnsi="Courier" w:cs="Menlo Regular"/>
            <w:color w:val="000000"/>
            <w:sz w:val="16"/>
            <w:szCs w:val="16"/>
            <w:highlight w:val="yellow"/>
          </w:rPr>
          <w:t>(</w:t>
        </w:r>
        <w:r w:rsidRPr="00284B49">
          <w:rPr>
            <w:rFonts w:ascii="Courier" w:hAnsi="Courier" w:cs="Menlo Regular"/>
            <w:color w:val="C41A16"/>
            <w:sz w:val="16"/>
            <w:szCs w:val="16"/>
            <w:highlight w:val="yellow"/>
          </w:rPr>
          <w:t>"IPhone"</w:t>
        </w:r>
        <w:r w:rsidRPr="00284B49">
          <w:rPr>
            <w:rFonts w:ascii="Courier" w:hAnsi="Courier" w:cs="Menlo Regular"/>
            <w:color w:val="000000"/>
            <w:sz w:val="16"/>
            <w:szCs w:val="16"/>
            <w:highlight w:val="yellow"/>
          </w:rPr>
          <w:t>)</w:t>
        </w:r>
        <w:r>
          <w:rPr>
            <w:rFonts w:ascii="Courier" w:hAnsi="Courier" w:cs="Menlo Regular"/>
            <w:color w:val="000000"/>
            <w:sz w:val="16"/>
            <w:szCs w:val="16"/>
          </w:rPr>
          <w:t xml:space="preserve">  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>) {</w:t>
        </w:r>
      </w:ins>
    </w:p>
    <w:p w:rsidR="00E77778" w:rsidRPr="00ED3D65" w:rsidRDefault="00E77778" w:rsidP="00557F39">
      <w:pPr>
        <w:widowControl w:val="0"/>
        <w:tabs>
          <w:tab w:val="left" w:pos="529"/>
        </w:tabs>
        <w:autoSpaceDE w:val="0"/>
        <w:autoSpaceDN w:val="0"/>
        <w:adjustRightInd w:val="0"/>
        <w:ind w:left="-360" w:hanging="630"/>
        <w:rPr>
          <w:ins w:id="26" w:author="Pandurangan, Senthil" w:date="2016-02-25T17:31:00Z"/>
          <w:rFonts w:ascii="Courier" w:hAnsi="Courier" w:cs="Menlo Regular"/>
          <w:color w:val="000000"/>
          <w:sz w:val="16"/>
          <w:szCs w:val="16"/>
        </w:rPr>
      </w:pPr>
      <w:ins w:id="27" w:author="Pandurangan, Senthil" w:date="2016-02-25T17:31:00Z"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                   </w:t>
        </w:r>
        <w:proofErr w:type="spellStart"/>
        <w:proofErr w:type="gramStart"/>
        <w:r w:rsidRPr="00ED3D65">
          <w:rPr>
            <w:rFonts w:ascii="Courier" w:hAnsi="Courier" w:cs="Menlo Regular"/>
            <w:color w:val="3F6E74"/>
            <w:sz w:val="16"/>
            <w:szCs w:val="16"/>
          </w:rPr>
          <w:t>phoneNumbers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>.</w:t>
        </w:r>
        <w:r w:rsidRPr="00ED3D65">
          <w:rPr>
            <w:rFonts w:ascii="Courier" w:hAnsi="Courier" w:cs="Menlo Regular"/>
            <w:color w:val="2E0D6E"/>
            <w:sz w:val="16"/>
            <w:szCs w:val="16"/>
          </w:rPr>
          <w:t>append</w:t>
        </w:r>
        <w:proofErr w:type="spellEnd"/>
        <w:proofErr w:type="gramEnd"/>
        <w:r w:rsidRPr="00ED3D65">
          <w:rPr>
            <w:rFonts w:ascii="Courier" w:hAnsi="Courier" w:cs="Menlo Regular"/>
            <w:color w:val="000000"/>
            <w:sz w:val="16"/>
            <w:szCs w:val="16"/>
          </w:rPr>
          <w:t>(</w:t>
        </w:r>
        <w:proofErr w:type="spellStart"/>
        <w:r w:rsidRPr="00ED3D65">
          <w:rPr>
            <w:rFonts w:ascii="Courier" w:hAnsi="Courier" w:cs="Menlo Regular"/>
            <w:color w:val="000000"/>
            <w:sz w:val="16"/>
            <w:szCs w:val="16"/>
          </w:rPr>
          <w:t>phoneNumber.</w:t>
        </w:r>
        <w:r w:rsidRPr="00ED3D65">
          <w:rPr>
            <w:rFonts w:ascii="Courier" w:hAnsi="Courier" w:cs="Menlo Regular"/>
            <w:color w:val="2E0D6E"/>
            <w:sz w:val="16"/>
            <w:szCs w:val="16"/>
          </w:rPr>
          <w:t>valueForKey</w:t>
        </w:r>
        <w:proofErr w:type="spellEnd"/>
        <w:r w:rsidRPr="00ED3D65">
          <w:rPr>
            <w:rFonts w:ascii="Courier" w:hAnsi="Courier" w:cs="Menlo Regular"/>
            <w:color w:val="000000"/>
            <w:sz w:val="16"/>
            <w:szCs w:val="16"/>
          </w:rPr>
          <w:t>(</w:t>
        </w:r>
        <w:r w:rsidRPr="00ED3D65">
          <w:rPr>
            <w:rFonts w:ascii="Courier" w:hAnsi="Courier" w:cs="Menlo Regular"/>
            <w:color w:val="C41A16"/>
            <w:sz w:val="16"/>
            <w:szCs w:val="16"/>
          </w:rPr>
          <w:t>"value"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>)?.</w:t>
        </w:r>
        <w:proofErr w:type="spellStart"/>
        <w:proofErr w:type="gramStart"/>
        <w:r w:rsidRPr="00ED3D65">
          <w:rPr>
            <w:rFonts w:ascii="Courier" w:hAnsi="Courier" w:cs="Menlo Regular"/>
            <w:color w:val="000000"/>
            <w:sz w:val="16"/>
            <w:szCs w:val="16"/>
          </w:rPr>
          <w:t>valueForKey</w:t>
        </w:r>
        <w:proofErr w:type="spellEnd"/>
        <w:proofErr w:type="gramEnd"/>
        <w:r w:rsidRPr="00ED3D65">
          <w:rPr>
            <w:rFonts w:ascii="Courier" w:hAnsi="Courier" w:cs="Menlo Regular"/>
            <w:color w:val="000000"/>
            <w:sz w:val="16"/>
            <w:szCs w:val="16"/>
          </w:rPr>
          <w:t>(</w:t>
        </w:r>
        <w:r w:rsidRPr="00ED3D65">
          <w:rPr>
            <w:rFonts w:ascii="Courier" w:hAnsi="Courier" w:cs="Menlo Regular"/>
            <w:color w:val="C41A16"/>
            <w:sz w:val="16"/>
            <w:szCs w:val="16"/>
          </w:rPr>
          <w:t>"digits"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) </w:t>
        </w:r>
        <w:r w:rsidRPr="00ED3D65">
          <w:rPr>
            <w:rFonts w:ascii="Courier" w:hAnsi="Courier" w:cs="Menlo Regular"/>
            <w:color w:val="AA0D91"/>
            <w:sz w:val="16"/>
            <w:szCs w:val="16"/>
          </w:rPr>
          <w:t>as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! </w:t>
        </w:r>
        <w:r w:rsidRPr="00ED3D65">
          <w:rPr>
            <w:rFonts w:ascii="Courier" w:hAnsi="Courier" w:cs="Menlo Regular"/>
            <w:color w:val="5C2699"/>
            <w:sz w:val="16"/>
            <w:szCs w:val="16"/>
          </w:rPr>
          <w:t>String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>)</w:t>
        </w:r>
      </w:ins>
    </w:p>
    <w:p w:rsidR="00E77778" w:rsidRPr="00ED3D65" w:rsidRDefault="00E77778" w:rsidP="00557F39">
      <w:pPr>
        <w:widowControl w:val="0"/>
        <w:tabs>
          <w:tab w:val="left" w:pos="529"/>
        </w:tabs>
        <w:autoSpaceDE w:val="0"/>
        <w:autoSpaceDN w:val="0"/>
        <w:adjustRightInd w:val="0"/>
        <w:ind w:left="-360" w:hanging="630"/>
        <w:rPr>
          <w:ins w:id="28" w:author="Pandurangan, Senthil" w:date="2016-02-25T17:31:00Z"/>
          <w:rFonts w:ascii="Courier" w:hAnsi="Courier" w:cs="Menlo Regular"/>
          <w:color w:val="000000"/>
          <w:sz w:val="16"/>
          <w:szCs w:val="16"/>
        </w:rPr>
      </w:pPr>
      <w:ins w:id="29" w:author="Pandurangan, Senthil" w:date="2016-02-25T17:31:00Z"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               }</w:t>
        </w:r>
      </w:ins>
    </w:p>
    <w:p w:rsidR="00E77778" w:rsidRPr="00ED3D65" w:rsidRDefault="00E77778" w:rsidP="00557F39">
      <w:pPr>
        <w:widowControl w:val="0"/>
        <w:tabs>
          <w:tab w:val="left" w:pos="529"/>
        </w:tabs>
        <w:autoSpaceDE w:val="0"/>
        <w:autoSpaceDN w:val="0"/>
        <w:adjustRightInd w:val="0"/>
        <w:ind w:left="-360" w:hanging="630"/>
        <w:rPr>
          <w:ins w:id="30" w:author="Pandurangan, Senthil" w:date="2016-02-25T17:31:00Z"/>
          <w:rFonts w:ascii="Courier" w:hAnsi="Courier" w:cs="Menlo Regular"/>
          <w:color w:val="000000"/>
          <w:sz w:val="16"/>
          <w:szCs w:val="16"/>
        </w:rPr>
      </w:pPr>
      <w:ins w:id="31" w:author="Pandurangan, Senthil" w:date="2016-02-25T17:31:00Z"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           }</w:t>
        </w:r>
      </w:ins>
    </w:p>
    <w:p w:rsidR="00E77778" w:rsidRPr="00ED3D65" w:rsidRDefault="00E77778" w:rsidP="00557F39">
      <w:pPr>
        <w:widowControl w:val="0"/>
        <w:tabs>
          <w:tab w:val="left" w:pos="529"/>
        </w:tabs>
        <w:autoSpaceDE w:val="0"/>
        <w:autoSpaceDN w:val="0"/>
        <w:adjustRightInd w:val="0"/>
        <w:ind w:left="-360" w:hanging="630"/>
        <w:rPr>
          <w:ins w:id="32" w:author="Pandurangan, Senthil" w:date="2016-02-25T17:31:00Z"/>
          <w:rFonts w:ascii="Courier" w:hAnsi="Courier" w:cs="Menlo Regular"/>
          <w:color w:val="000000"/>
          <w:sz w:val="16"/>
          <w:szCs w:val="16"/>
        </w:rPr>
      </w:pPr>
      <w:ins w:id="33" w:author="Pandurangan, Senthil" w:date="2016-02-25T17:31:00Z"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           </w:t>
        </w:r>
      </w:ins>
    </w:p>
    <w:p w:rsidR="00E77778" w:rsidRPr="00ED3D65" w:rsidRDefault="00E77778" w:rsidP="00557F39">
      <w:pPr>
        <w:widowControl w:val="0"/>
        <w:tabs>
          <w:tab w:val="left" w:pos="529"/>
        </w:tabs>
        <w:autoSpaceDE w:val="0"/>
        <w:autoSpaceDN w:val="0"/>
        <w:adjustRightInd w:val="0"/>
        <w:ind w:left="-360" w:hanging="630"/>
        <w:rPr>
          <w:ins w:id="34" w:author="Pandurangan, Senthil" w:date="2016-02-25T17:31:00Z"/>
          <w:rFonts w:ascii="Courier" w:hAnsi="Courier" w:cs="Menlo Regular"/>
          <w:color w:val="000000"/>
          <w:sz w:val="16"/>
          <w:szCs w:val="16"/>
        </w:rPr>
      </w:pPr>
      <w:ins w:id="35" w:author="Pandurangan, Senthil" w:date="2016-02-25T17:31:00Z"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       }</w:t>
        </w:r>
      </w:ins>
    </w:p>
    <w:p w:rsidR="00E77778" w:rsidRPr="00ED3D65" w:rsidRDefault="00E77778" w:rsidP="00557F39">
      <w:pPr>
        <w:widowControl w:val="0"/>
        <w:tabs>
          <w:tab w:val="left" w:pos="529"/>
        </w:tabs>
        <w:autoSpaceDE w:val="0"/>
        <w:autoSpaceDN w:val="0"/>
        <w:adjustRightInd w:val="0"/>
        <w:ind w:left="-360" w:hanging="630"/>
        <w:rPr>
          <w:ins w:id="36" w:author="Pandurangan, Senthil" w:date="2016-02-25T17:31:00Z"/>
          <w:rFonts w:ascii="Courier" w:hAnsi="Courier" w:cs="Menlo Regular"/>
          <w:color w:val="000000"/>
          <w:sz w:val="16"/>
          <w:szCs w:val="16"/>
        </w:rPr>
      </w:pPr>
      <w:ins w:id="37" w:author="Pandurangan, Senthil" w:date="2016-02-25T17:31:00Z"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       </w:t>
        </w:r>
      </w:ins>
    </w:p>
    <w:p w:rsidR="00E77778" w:rsidRPr="00ED3D65" w:rsidRDefault="00E77778" w:rsidP="00557F39">
      <w:pPr>
        <w:widowControl w:val="0"/>
        <w:tabs>
          <w:tab w:val="left" w:pos="529"/>
        </w:tabs>
        <w:autoSpaceDE w:val="0"/>
        <w:autoSpaceDN w:val="0"/>
        <w:adjustRightInd w:val="0"/>
        <w:ind w:left="-360" w:hanging="630"/>
        <w:rPr>
          <w:ins w:id="38" w:author="Pandurangan, Senthil" w:date="2016-02-25T17:31:00Z"/>
          <w:rFonts w:ascii="Courier" w:hAnsi="Courier" w:cs="Menlo Regular"/>
          <w:color w:val="000000"/>
          <w:sz w:val="16"/>
          <w:szCs w:val="16"/>
        </w:rPr>
      </w:pPr>
      <w:ins w:id="39" w:author="Pandurangan, Senthil" w:date="2016-02-25T17:31:00Z"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       </w:t>
        </w:r>
        <w:proofErr w:type="gramStart"/>
        <w:r w:rsidRPr="00ED3D65">
          <w:rPr>
            <w:rFonts w:ascii="Courier" w:hAnsi="Courier" w:cs="Menlo Regular"/>
            <w:color w:val="2E0D6E"/>
            <w:sz w:val="16"/>
            <w:szCs w:val="16"/>
          </w:rPr>
          <w:t>print</w:t>
        </w:r>
        <w:proofErr w:type="gramEnd"/>
        <w:r w:rsidRPr="00ED3D65">
          <w:rPr>
            <w:rFonts w:ascii="Courier" w:hAnsi="Courier" w:cs="Menlo Regular"/>
            <w:color w:val="000000"/>
            <w:sz w:val="16"/>
            <w:szCs w:val="16"/>
          </w:rPr>
          <w:t>(</w:t>
        </w:r>
        <w:proofErr w:type="spellStart"/>
        <w:r w:rsidRPr="00ED3D65">
          <w:rPr>
            <w:rFonts w:ascii="Courier" w:hAnsi="Courier" w:cs="Menlo Regular"/>
            <w:color w:val="3F6E74"/>
            <w:sz w:val="16"/>
            <w:szCs w:val="16"/>
          </w:rPr>
          <w:t>phoneNumbers</w:t>
        </w:r>
        <w:proofErr w:type="spellEnd"/>
        <w:r w:rsidRPr="00ED3D65">
          <w:rPr>
            <w:rFonts w:ascii="Courier" w:hAnsi="Courier" w:cs="Menlo Regular"/>
            <w:color w:val="000000"/>
            <w:sz w:val="16"/>
            <w:szCs w:val="16"/>
          </w:rPr>
          <w:t>)</w:t>
        </w:r>
      </w:ins>
    </w:p>
    <w:p w:rsidR="00E77778" w:rsidRPr="00ED3D65" w:rsidRDefault="00E77778" w:rsidP="00557F39">
      <w:pPr>
        <w:widowControl w:val="0"/>
        <w:tabs>
          <w:tab w:val="left" w:pos="529"/>
        </w:tabs>
        <w:autoSpaceDE w:val="0"/>
        <w:autoSpaceDN w:val="0"/>
        <w:adjustRightInd w:val="0"/>
        <w:ind w:left="-360" w:hanging="630"/>
        <w:rPr>
          <w:ins w:id="40" w:author="Pandurangan, Senthil" w:date="2016-02-25T17:31:00Z"/>
          <w:rFonts w:ascii="Courier" w:hAnsi="Courier" w:cs="Menlo Regular"/>
          <w:color w:val="007400"/>
          <w:sz w:val="16"/>
          <w:szCs w:val="16"/>
        </w:rPr>
      </w:pPr>
      <w:ins w:id="41" w:author="Pandurangan, Senthil" w:date="2016-02-25T17:31:00Z"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       </w:t>
        </w:r>
        <w:proofErr w:type="spellStart"/>
        <w:proofErr w:type="gramStart"/>
        <w:r w:rsidRPr="00ED3D65">
          <w:rPr>
            <w:rFonts w:ascii="Courier" w:hAnsi="Courier" w:cs="Menlo Regular"/>
            <w:color w:val="AA0D91"/>
            <w:sz w:val="16"/>
            <w:szCs w:val="16"/>
          </w:rPr>
          <w:t>self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>.</w:t>
        </w:r>
        <w:r w:rsidRPr="00ED3D65">
          <w:rPr>
            <w:rFonts w:ascii="Courier" w:hAnsi="Courier" w:cs="Menlo Regular"/>
            <w:color w:val="2E0D6E"/>
            <w:sz w:val="16"/>
            <w:szCs w:val="16"/>
          </w:rPr>
          <w:t>dismissViewControllerAnimated</w:t>
        </w:r>
        <w:proofErr w:type="spellEnd"/>
        <w:proofErr w:type="gramEnd"/>
        <w:r w:rsidRPr="00ED3D65">
          <w:rPr>
            <w:rFonts w:ascii="Courier" w:hAnsi="Courier" w:cs="Menlo Regular"/>
            <w:color w:val="000000"/>
            <w:sz w:val="16"/>
            <w:szCs w:val="16"/>
          </w:rPr>
          <w:t>(</w:t>
        </w:r>
        <w:r w:rsidRPr="00ED3D65">
          <w:rPr>
            <w:rFonts w:ascii="Courier" w:hAnsi="Courier" w:cs="Menlo Regular"/>
            <w:color w:val="AA0D91"/>
            <w:sz w:val="16"/>
            <w:szCs w:val="16"/>
          </w:rPr>
          <w:t>true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, completion: </w:t>
        </w:r>
        <w:r w:rsidRPr="00ED3D65">
          <w:rPr>
            <w:rFonts w:ascii="Courier" w:hAnsi="Courier" w:cs="Menlo Regular"/>
            <w:color w:val="AA0D91"/>
            <w:sz w:val="16"/>
            <w:szCs w:val="16"/>
          </w:rPr>
          <w:t>nil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) </w:t>
        </w:r>
        <w:r w:rsidRPr="00ED3D65">
          <w:rPr>
            <w:rFonts w:ascii="Courier" w:hAnsi="Courier" w:cs="Menlo Regular"/>
            <w:color w:val="007400"/>
            <w:sz w:val="16"/>
            <w:szCs w:val="16"/>
          </w:rPr>
          <w:t>//di</w:t>
        </w:r>
        <w:r>
          <w:rPr>
            <w:rFonts w:ascii="Courier" w:hAnsi="Courier" w:cs="Menlo Regular"/>
            <w:color w:val="007400"/>
            <w:sz w:val="16"/>
            <w:szCs w:val="16"/>
          </w:rPr>
          <w:t>s</w:t>
        </w:r>
        <w:r w:rsidRPr="00ED3D65">
          <w:rPr>
            <w:rFonts w:ascii="Courier" w:hAnsi="Courier" w:cs="Menlo Regular"/>
            <w:color w:val="007400"/>
            <w:sz w:val="16"/>
            <w:szCs w:val="16"/>
          </w:rPr>
          <w:t>miss the old view</w:t>
        </w:r>
      </w:ins>
    </w:p>
    <w:p w:rsidR="00E77778" w:rsidRPr="00ED3D65" w:rsidRDefault="00E77778" w:rsidP="00557F39">
      <w:pPr>
        <w:widowControl w:val="0"/>
        <w:tabs>
          <w:tab w:val="left" w:pos="529"/>
        </w:tabs>
        <w:autoSpaceDE w:val="0"/>
        <w:autoSpaceDN w:val="0"/>
        <w:adjustRightInd w:val="0"/>
        <w:ind w:left="-360" w:hanging="630"/>
        <w:rPr>
          <w:ins w:id="42" w:author="Pandurangan, Senthil" w:date="2016-02-25T17:31:00Z"/>
          <w:rFonts w:ascii="Courier" w:hAnsi="Courier" w:cs="Menlo Regular"/>
          <w:color w:val="000000"/>
          <w:sz w:val="16"/>
          <w:szCs w:val="16"/>
        </w:rPr>
      </w:pPr>
      <w:ins w:id="43" w:author="Pandurangan, Senthil" w:date="2016-02-25T17:31:00Z"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       </w:t>
        </w:r>
        <w:proofErr w:type="spellStart"/>
        <w:proofErr w:type="gramStart"/>
        <w:r w:rsidRPr="00ED3D65">
          <w:rPr>
            <w:rFonts w:ascii="Courier" w:hAnsi="Courier" w:cs="Menlo Regular"/>
            <w:color w:val="26474B"/>
            <w:sz w:val="16"/>
            <w:szCs w:val="16"/>
          </w:rPr>
          <w:t>sendSMSMessage</w:t>
        </w:r>
        <w:proofErr w:type="spellEnd"/>
        <w:proofErr w:type="gramEnd"/>
        <w:r w:rsidRPr="00ED3D65">
          <w:rPr>
            <w:rFonts w:ascii="Courier" w:hAnsi="Courier" w:cs="Menlo Regular"/>
            <w:color w:val="000000"/>
            <w:sz w:val="16"/>
            <w:szCs w:val="16"/>
          </w:rPr>
          <w:t>(</w:t>
        </w:r>
        <w:r w:rsidRPr="00ED3D65">
          <w:rPr>
            <w:rFonts w:ascii="Courier" w:hAnsi="Courier" w:cs="Menlo Regular"/>
            <w:color w:val="C41A16"/>
            <w:sz w:val="16"/>
            <w:szCs w:val="16"/>
          </w:rPr>
          <w:t>""</w:t>
        </w:r>
        <w:r w:rsidRPr="00ED3D65">
          <w:rPr>
            <w:rFonts w:ascii="Courier" w:hAnsi="Courier" w:cs="Menlo Regular"/>
            <w:color w:val="000000"/>
            <w:sz w:val="16"/>
            <w:szCs w:val="16"/>
          </w:rPr>
          <w:t>)</w:t>
        </w:r>
      </w:ins>
    </w:p>
    <w:p w:rsidR="00E77778" w:rsidRPr="00ED3D65" w:rsidRDefault="00E77778" w:rsidP="00557F39">
      <w:pPr>
        <w:widowControl w:val="0"/>
        <w:tabs>
          <w:tab w:val="left" w:pos="529"/>
        </w:tabs>
        <w:autoSpaceDE w:val="0"/>
        <w:autoSpaceDN w:val="0"/>
        <w:adjustRightInd w:val="0"/>
        <w:ind w:left="-360" w:hanging="630"/>
        <w:rPr>
          <w:ins w:id="44" w:author="Pandurangan, Senthil" w:date="2016-02-25T17:31:00Z"/>
          <w:rFonts w:ascii="Courier" w:hAnsi="Courier" w:cs="Menlo Regular"/>
          <w:color w:val="000000"/>
          <w:sz w:val="16"/>
          <w:szCs w:val="16"/>
        </w:rPr>
      </w:pPr>
    </w:p>
    <w:p w:rsidR="00E77778" w:rsidRDefault="00E77778" w:rsidP="00557F39">
      <w:pPr>
        <w:widowControl w:val="0"/>
        <w:tabs>
          <w:tab w:val="left" w:pos="529"/>
        </w:tabs>
        <w:autoSpaceDE w:val="0"/>
        <w:autoSpaceDN w:val="0"/>
        <w:adjustRightInd w:val="0"/>
        <w:ind w:left="-360" w:hanging="630"/>
        <w:rPr>
          <w:ins w:id="45" w:author="Pandurangan, Senthil" w:date="2016-02-25T17:31:00Z"/>
          <w:rFonts w:ascii="Courier" w:hAnsi="Courier" w:cs="Menlo Regular"/>
          <w:color w:val="000000"/>
          <w:sz w:val="16"/>
          <w:szCs w:val="16"/>
        </w:rPr>
      </w:pPr>
      <w:ins w:id="46" w:author="Pandurangan, Senthil" w:date="2016-02-25T17:31:00Z">
        <w:r w:rsidRPr="00ED3D65">
          <w:rPr>
            <w:rFonts w:ascii="Courier" w:hAnsi="Courier" w:cs="Menlo Regular"/>
            <w:color w:val="000000"/>
            <w:sz w:val="16"/>
            <w:szCs w:val="16"/>
          </w:rPr>
          <w:t xml:space="preserve">    }</w:t>
        </w:r>
      </w:ins>
    </w:p>
    <w:p w:rsidR="00E77778" w:rsidRDefault="00E77778" w:rsidP="00557F39">
      <w:pPr>
        <w:widowControl w:val="0"/>
        <w:tabs>
          <w:tab w:val="left" w:pos="529"/>
        </w:tabs>
        <w:autoSpaceDE w:val="0"/>
        <w:autoSpaceDN w:val="0"/>
        <w:adjustRightInd w:val="0"/>
        <w:ind w:left="-360" w:hanging="630"/>
        <w:rPr>
          <w:ins w:id="47" w:author="Pandurangan, Senthil" w:date="2016-02-25T17:31:00Z"/>
          <w:rFonts w:ascii="Courier" w:hAnsi="Courier" w:cs="Menlo Regular"/>
          <w:color w:val="000000"/>
          <w:sz w:val="16"/>
          <w:szCs w:val="16"/>
        </w:rPr>
      </w:pPr>
    </w:p>
    <w:p w:rsidR="002D2E98" w:rsidRDefault="002D2E98" w:rsidP="00557F39">
      <w:pPr>
        <w:pStyle w:val="ListParagraph"/>
        <w:ind w:left="-360" w:hanging="630"/>
        <w:rPr>
          <w:rFonts w:ascii="Helvetica Neue" w:eastAsia="Times New Roman" w:hAnsi="Helvetica Neue" w:cs="Times New Roman"/>
          <w:b/>
          <w:color w:val="333333"/>
        </w:rPr>
      </w:pPr>
    </w:p>
    <w:p w:rsidR="001D2708" w:rsidRPr="002D2E98" w:rsidDel="00E77778" w:rsidRDefault="00E77778" w:rsidP="00557F39">
      <w:pPr>
        <w:pStyle w:val="ListParagraph"/>
        <w:numPr>
          <w:ilvl w:val="0"/>
          <w:numId w:val="4"/>
        </w:numPr>
        <w:spacing w:before="100" w:beforeAutospacing="1" w:after="100" w:afterAutospacing="1" w:line="384" w:lineRule="atLeast"/>
        <w:ind w:left="-360" w:hanging="630"/>
        <w:rPr>
          <w:del w:id="48" w:author="Pandurangan, Senthil" w:date="2016-02-25T17:31:00Z"/>
          <w:rFonts w:ascii="Helvetica Neue" w:eastAsia="Times New Roman" w:hAnsi="Helvetica Neue" w:cs="Times New Roman"/>
          <w:color w:val="333333"/>
        </w:rPr>
      </w:pPr>
      <w:ins w:id="49" w:author="Pandurangan, Senthil" w:date="2016-02-25T17:31:00Z">
        <w:r w:rsidRPr="002D2E98">
          <w:rPr>
            <w:rFonts w:ascii="Helvetica Neue" w:eastAsia="Times New Roman" w:hAnsi="Helvetica Neue" w:cs="Times New Roman"/>
            <w:b/>
            <w:color w:val="333333"/>
          </w:rPr>
          <w:t>Extra Credits/Homework:</w:t>
        </w:r>
        <w:r w:rsidRPr="002D2E98">
          <w:rPr>
            <w:rFonts w:ascii="Helvetica Neue" w:eastAsia="Times New Roman" w:hAnsi="Helvetica Neue" w:cs="Times New Roman"/>
            <w:color w:val="333333"/>
          </w:rPr>
          <w:t xml:space="preserve"> </w:t>
        </w:r>
      </w:ins>
      <w:r w:rsidR="002D2E98">
        <w:rPr>
          <w:rFonts w:ascii="Helvetica Neue" w:eastAsia="Times New Roman" w:hAnsi="Helvetica Neue" w:cs="Times New Roman"/>
          <w:color w:val="333333"/>
        </w:rPr>
        <w:t xml:space="preserve"> </w:t>
      </w:r>
      <w:ins w:id="50" w:author="Pandurangan, Senthil" w:date="2016-02-25T17:31:00Z">
        <w:r w:rsidRPr="002D2E98">
          <w:rPr>
            <w:rFonts w:ascii="Helvetica Neue" w:eastAsia="Times New Roman" w:hAnsi="Helvetica Neue" w:cs="Times New Roman"/>
            <w:color w:val="333333"/>
          </w:rPr>
          <w:t xml:space="preserve">Make changes to the above application to fall back </w:t>
        </w:r>
      </w:ins>
      <w:r w:rsidR="002D2E98">
        <w:rPr>
          <w:rFonts w:ascii="Helvetica Neue" w:eastAsia="Times New Roman" w:hAnsi="Helvetica Neue" w:cs="Times New Roman"/>
          <w:color w:val="333333"/>
        </w:rPr>
        <w:t>to</w:t>
      </w:r>
      <w:ins w:id="51" w:author="Pandurangan, Senthil" w:date="2016-02-25T17:31:00Z">
        <w:r w:rsidRPr="002D2E98">
          <w:rPr>
            <w:rFonts w:ascii="Helvetica Neue" w:eastAsia="Times New Roman" w:hAnsi="Helvetica Neue" w:cs="Times New Roman"/>
            <w:color w:val="333333"/>
          </w:rPr>
          <w:t xml:space="preserve"> send an email if the contact does not have any mobile phone</w:t>
        </w:r>
      </w:ins>
      <w:r w:rsidRPr="002D2E98">
        <w:rPr>
          <w:rFonts w:ascii="Helvetica Neue" w:eastAsia="Times New Roman" w:hAnsi="Helvetica Neue" w:cs="Times New Roman"/>
          <w:color w:val="333333"/>
        </w:rPr>
        <w:t xml:space="preserve"> number</w:t>
      </w:r>
      <w:ins w:id="52" w:author="Pandurangan, Senthil" w:date="2016-02-25T17:31:00Z">
        <w:r w:rsidRPr="002D2E98">
          <w:rPr>
            <w:rFonts w:ascii="Helvetica Neue" w:eastAsia="Times New Roman" w:hAnsi="Helvetica Neue" w:cs="Times New Roman"/>
            <w:color w:val="333333"/>
          </w:rPr>
          <w:t xml:space="preserve">s.  This exercise will need more understanding on </w:t>
        </w:r>
      </w:ins>
      <w:r w:rsidRPr="002D2E98">
        <w:rPr>
          <w:rFonts w:ascii="Helvetica Neue" w:eastAsia="Times New Roman" w:hAnsi="Helvetica Neue" w:cs="Times New Roman"/>
          <w:color w:val="333333"/>
        </w:rPr>
        <w:t>sending emails framework.</w:t>
      </w:r>
      <w:r w:rsidR="002D2E98" w:rsidRPr="002D2E98">
        <w:rPr>
          <w:rFonts w:ascii="Helvetica Neue" w:eastAsia="Times New Roman" w:hAnsi="Helvetica Neue" w:cs="Times New Roman"/>
          <w:color w:val="333333"/>
        </w:rPr>
        <w:t xml:space="preserve"> </w:t>
      </w:r>
      <w:r w:rsidR="001B6ED0">
        <w:rPr>
          <w:rFonts w:ascii="Helvetica Neue" w:eastAsia="Times New Roman" w:hAnsi="Helvetica Neue" w:cs="Times New Roman"/>
          <w:color w:val="333333"/>
        </w:rPr>
        <w:t xml:space="preserve"> You can find more details </w:t>
      </w:r>
      <w:proofErr w:type="gramStart"/>
      <w:r w:rsidR="001B6ED0">
        <w:rPr>
          <w:rFonts w:ascii="Helvetica Neue" w:eastAsia="Times New Roman" w:hAnsi="Helvetica Neue" w:cs="Times New Roman"/>
          <w:color w:val="333333"/>
        </w:rPr>
        <w:t xml:space="preserve">@ </w:t>
      </w:r>
      <w:r w:rsidR="002D2E98" w:rsidRPr="002D2E98">
        <w:rPr>
          <w:rFonts w:ascii="Helvetica Neue" w:eastAsia="Times New Roman" w:hAnsi="Helvetica Neue" w:cs="Times New Roman"/>
          <w:color w:val="333333"/>
        </w:rPr>
        <w:t xml:space="preserve"> </w:t>
      </w:r>
      <w:proofErr w:type="gramEnd"/>
      <w:hyperlink r:id="rId28" w:history="1">
        <w:r w:rsidR="002D2E98" w:rsidRPr="008B5188">
          <w:rPr>
            <w:rStyle w:val="Hyperlink"/>
            <w:rFonts w:ascii="Helvetica Neue" w:eastAsia="Times New Roman" w:hAnsi="Helvetica Neue" w:cs="Times New Roman"/>
          </w:rPr>
          <w:t>https://developer.apple.com/library/prerelease/ios/documentation/MessageUI/Reference/MFMailComposeViewController_class/index.html</w:t>
        </w:r>
      </w:hyperlink>
      <w:r w:rsidR="002D2E98">
        <w:rPr>
          <w:rFonts w:ascii="Helvetica Neue" w:eastAsia="Times New Roman" w:hAnsi="Helvetica Neue" w:cs="Times New Roman"/>
          <w:color w:val="333333"/>
        </w:rPr>
        <w:t xml:space="preserve"> </w:t>
      </w:r>
      <w:r w:rsidR="002D2E98" w:rsidRPr="002D2E98" w:rsidDel="00E77778">
        <w:rPr>
          <w:rFonts w:ascii="Helvetica Neue" w:eastAsia="Times New Roman" w:hAnsi="Helvetica Neue" w:cs="Times New Roman"/>
          <w:color w:val="333333"/>
        </w:rPr>
        <w:t xml:space="preserve"> </w:t>
      </w:r>
      <w:del w:id="53" w:author="Pandurangan, Senthil" w:date="2016-02-25T17:31:00Z">
        <w:r w:rsidR="001D2708" w:rsidRPr="002D2E98" w:rsidDel="00E77778">
          <w:rPr>
            <w:rFonts w:ascii="Helvetica Neue" w:eastAsia="Times New Roman" w:hAnsi="Helvetica Neue" w:cs="Times New Roman"/>
            <w:color w:val="333333"/>
          </w:rPr>
          <w:delText>Change the “Select Friends” to “Select Buddies” and run the app in Simulator</w:delText>
        </w:r>
      </w:del>
    </w:p>
    <w:p w:rsidR="00B86572" w:rsidRPr="001D2708" w:rsidDel="00E77778" w:rsidRDefault="00C87ACC" w:rsidP="00557F39">
      <w:pPr>
        <w:pStyle w:val="ListParagraph"/>
        <w:ind w:left="-360" w:hanging="630"/>
        <w:rPr>
          <w:del w:id="54" w:author="Pandurangan, Senthil" w:date="2016-02-25T17:31:00Z"/>
          <w:rFonts w:ascii="Helvetica Neue" w:eastAsia="Times New Roman" w:hAnsi="Helvetica Neue" w:cs="Times New Roman"/>
          <w:color w:val="333333"/>
        </w:rPr>
      </w:pPr>
      <w:del w:id="55" w:author="Pandurangan, Senthil" w:date="2016-02-25T17:31:00Z">
        <w:r w:rsidDel="00E77778">
          <w:rPr>
            <w:rFonts w:ascii="Helvetica Neue" w:eastAsia="Times New Roman" w:hAnsi="Helvetica Neue" w:cs="Times New Roman"/>
            <w:color w:val="333333"/>
          </w:rPr>
          <w:delText>Make changes to the app so that you can include the “iPhone” phone types along with “mobile” phone types</w:delText>
        </w:r>
      </w:del>
    </w:p>
    <w:p w:rsidR="00B86572" w:rsidRDefault="00B86572" w:rsidP="00557F39">
      <w:pPr>
        <w:pStyle w:val="ListParagraph"/>
        <w:ind w:left="-360" w:hanging="630"/>
        <w:rPr>
          <w:rFonts w:ascii="Helvetica Neue" w:eastAsia="Times New Roman" w:hAnsi="Helvetica Neue" w:cs="Times New Roman"/>
          <w:color w:val="333333"/>
        </w:rPr>
      </w:pPr>
    </w:p>
    <w:p w:rsidR="00FE7056" w:rsidRPr="00FE7056" w:rsidRDefault="00FE7056" w:rsidP="00557F39">
      <w:pPr>
        <w:pBdr>
          <w:bottom w:val="single" w:sz="6" w:space="4" w:color="EEEEEE"/>
        </w:pBdr>
        <w:spacing w:before="240" w:after="240"/>
        <w:ind w:left="-360" w:hanging="630"/>
        <w:outlineLvl w:val="1"/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</w:pPr>
      <w:r w:rsidRPr="00FE7056"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  <w:t>Additional Resources</w:t>
      </w:r>
    </w:p>
    <w:p w:rsidR="00FE7056" w:rsidRPr="00FE7056" w:rsidRDefault="00FE7056" w:rsidP="00557F39">
      <w:pPr>
        <w:numPr>
          <w:ilvl w:val="0"/>
          <w:numId w:val="3"/>
        </w:numPr>
        <w:spacing w:before="100" w:beforeAutospacing="1" w:after="100" w:afterAutospacing="1" w:line="384" w:lineRule="atLeast"/>
        <w:ind w:left="-360" w:hanging="630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Swift - </w:t>
      </w:r>
      <w:hyperlink r:id="rId29" w:history="1">
        <w:r w:rsidRPr="00FE7056">
          <w:rPr>
            <w:rFonts w:ascii="Helvetica Neue" w:eastAsia="Times New Roman" w:hAnsi="Helvetica Neue" w:cs="Times New Roman"/>
            <w:color w:val="4078C0"/>
          </w:rPr>
          <w:t>https://developer.apple.com/swift/resources/</w:t>
        </w:r>
      </w:hyperlink>
    </w:p>
    <w:p w:rsidR="00FE7056" w:rsidRPr="00FE7056" w:rsidRDefault="00A54107" w:rsidP="00557F39">
      <w:pPr>
        <w:numPr>
          <w:ilvl w:val="0"/>
          <w:numId w:val="3"/>
        </w:numPr>
        <w:spacing w:before="100" w:beforeAutospacing="1" w:after="100" w:afterAutospacing="1" w:line="384" w:lineRule="atLeast"/>
        <w:ind w:left="-360" w:hanging="630"/>
        <w:rPr>
          <w:rFonts w:ascii="Helvetica Neue" w:eastAsia="Times New Roman" w:hAnsi="Helvetica Neue" w:cs="Times New Roman"/>
          <w:color w:val="333333"/>
        </w:rPr>
      </w:pPr>
      <w:hyperlink r:id="rId30" w:history="1">
        <w:r w:rsidR="00FE7056" w:rsidRPr="00FE7056">
          <w:rPr>
            <w:rFonts w:ascii="Helvetica Neue" w:eastAsia="Times New Roman" w:hAnsi="Helvetica Neue" w:cs="Times New Roman"/>
            <w:color w:val="4078C0"/>
          </w:rPr>
          <w:t>http://www.appcoda.com/ios-contacts-framework/</w:t>
        </w:r>
      </w:hyperlink>
    </w:p>
    <w:p w:rsidR="00FE7056" w:rsidRPr="00FE7056" w:rsidRDefault="00A54107" w:rsidP="00557F39">
      <w:pPr>
        <w:numPr>
          <w:ilvl w:val="0"/>
          <w:numId w:val="3"/>
        </w:numPr>
        <w:spacing w:before="100" w:beforeAutospacing="1" w:after="100" w:afterAutospacing="1" w:line="384" w:lineRule="atLeast"/>
        <w:ind w:left="-360" w:hanging="630"/>
        <w:rPr>
          <w:rFonts w:ascii="Helvetica Neue" w:eastAsia="Times New Roman" w:hAnsi="Helvetica Neue" w:cs="Times New Roman"/>
          <w:color w:val="333333"/>
        </w:rPr>
      </w:pPr>
      <w:hyperlink r:id="rId31" w:history="1">
        <w:r w:rsidR="00FE7056" w:rsidRPr="00FE7056">
          <w:rPr>
            <w:rFonts w:ascii="Helvetica Neue" w:eastAsia="Times New Roman" w:hAnsi="Helvetica Neue" w:cs="Times New Roman"/>
            <w:color w:val="4078C0"/>
          </w:rPr>
          <w:t>http://devstreaming.apple.com/videos/wwdc/2015/223rmo6dv9hxh/223/223_introducing_the_contacts_framework_for_ios_and_os_x.pdf</w:t>
        </w:r>
      </w:hyperlink>
    </w:p>
    <w:p w:rsidR="0077795E" w:rsidRDefault="0077795E" w:rsidP="00557F39">
      <w:pPr>
        <w:ind w:left="-360" w:hanging="630"/>
      </w:pPr>
    </w:p>
    <w:sectPr w:rsidR="0077795E" w:rsidSect="0010148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C11D8"/>
    <w:multiLevelType w:val="multilevel"/>
    <w:tmpl w:val="8DF8F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A4C2EC2"/>
    <w:multiLevelType w:val="multilevel"/>
    <w:tmpl w:val="659C7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D947199"/>
    <w:multiLevelType w:val="multilevel"/>
    <w:tmpl w:val="80A4B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BFF0698"/>
    <w:multiLevelType w:val="multilevel"/>
    <w:tmpl w:val="659C7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revisionView w:markup="0"/>
  <w:doNotTrackMoves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LAwNDIxNzU0tTQzMzdV0lEKTi0uzszPAykwqgUA4xpKMSwAAAA="/>
  </w:docVars>
  <w:rsids>
    <w:rsidRoot w:val="00FE7056"/>
    <w:rsid w:val="00002821"/>
    <w:rsid w:val="00101482"/>
    <w:rsid w:val="0016052F"/>
    <w:rsid w:val="001A7889"/>
    <w:rsid w:val="001B6ED0"/>
    <w:rsid w:val="001D2708"/>
    <w:rsid w:val="002D2E98"/>
    <w:rsid w:val="003454FA"/>
    <w:rsid w:val="00364BA0"/>
    <w:rsid w:val="003715E3"/>
    <w:rsid w:val="00375FE4"/>
    <w:rsid w:val="00390A77"/>
    <w:rsid w:val="003B1AB6"/>
    <w:rsid w:val="003D3B88"/>
    <w:rsid w:val="00470268"/>
    <w:rsid w:val="004D306F"/>
    <w:rsid w:val="005256D9"/>
    <w:rsid w:val="0055093C"/>
    <w:rsid w:val="00557F39"/>
    <w:rsid w:val="005B2930"/>
    <w:rsid w:val="005D4378"/>
    <w:rsid w:val="006A1111"/>
    <w:rsid w:val="006D2917"/>
    <w:rsid w:val="0077795E"/>
    <w:rsid w:val="007A2928"/>
    <w:rsid w:val="007E3DFB"/>
    <w:rsid w:val="008644F0"/>
    <w:rsid w:val="00896A1E"/>
    <w:rsid w:val="009F3FB1"/>
    <w:rsid w:val="00A2415E"/>
    <w:rsid w:val="00B50E99"/>
    <w:rsid w:val="00B86572"/>
    <w:rsid w:val="00B94922"/>
    <w:rsid w:val="00BA1C85"/>
    <w:rsid w:val="00C87ACC"/>
    <w:rsid w:val="00CE5DCC"/>
    <w:rsid w:val="00DA61B2"/>
    <w:rsid w:val="00E77778"/>
    <w:rsid w:val="00EF73D6"/>
    <w:rsid w:val="00F03150"/>
    <w:rsid w:val="00F076E0"/>
    <w:rsid w:val="00F61694"/>
    <w:rsid w:val="00F73CF0"/>
    <w:rsid w:val="00FA5535"/>
    <w:rsid w:val="00FC2EB6"/>
    <w:rsid w:val="00FE7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16F80A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E7056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E7056"/>
    <w:rPr>
      <w:rFonts w:ascii="Times" w:hAnsi="Times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FE7056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FE7056"/>
  </w:style>
  <w:style w:type="paragraph" w:styleId="BalloonText">
    <w:name w:val="Balloon Text"/>
    <w:basedOn w:val="Normal"/>
    <w:link w:val="BalloonTextChar"/>
    <w:uiPriority w:val="99"/>
    <w:semiHidden/>
    <w:unhideWhenUsed/>
    <w:rsid w:val="00FE705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7056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86572"/>
    <w:pPr>
      <w:ind w:left="720"/>
      <w:contextualSpacing/>
    </w:pPr>
  </w:style>
  <w:style w:type="paragraph" w:styleId="Revision">
    <w:name w:val="Revision"/>
    <w:hidden/>
    <w:uiPriority w:val="99"/>
    <w:semiHidden/>
    <w:rsid w:val="007A2928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E7056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E7056"/>
    <w:rPr>
      <w:rFonts w:ascii="Times" w:hAnsi="Times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FE7056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FE7056"/>
  </w:style>
  <w:style w:type="paragraph" w:styleId="BalloonText">
    <w:name w:val="Balloon Text"/>
    <w:basedOn w:val="Normal"/>
    <w:link w:val="BalloonTextChar"/>
    <w:uiPriority w:val="99"/>
    <w:semiHidden/>
    <w:unhideWhenUsed/>
    <w:rsid w:val="00FE705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7056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86572"/>
    <w:pPr>
      <w:ind w:left="720"/>
      <w:contextualSpacing/>
    </w:pPr>
  </w:style>
  <w:style w:type="paragraph" w:styleId="Revision">
    <w:name w:val="Revision"/>
    <w:hidden/>
    <w:uiPriority w:val="99"/>
    <w:semiHidden/>
    <w:rsid w:val="007A29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8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6.png"/><Relationship Id="rId21" Type="http://schemas.openxmlformats.org/officeDocument/2006/relationships/hyperlink" Target="https://github.com/psenthil/groupmessage/blob/master/error.png" TargetMode="External"/><Relationship Id="rId22" Type="http://schemas.openxmlformats.org/officeDocument/2006/relationships/image" Target="media/image7.png"/><Relationship Id="rId23" Type="http://schemas.openxmlformats.org/officeDocument/2006/relationships/hyperlink" Target="https://github.com/psenthil/groupmessage/blob/master/message.png" TargetMode="External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hyperlink" Target="https://developer.apple.com/library/prerelease/ios/documentation/MessageUI/Reference/MFMailComposeViewController_class/index.html" TargetMode="External"/><Relationship Id="rId29" Type="http://schemas.openxmlformats.org/officeDocument/2006/relationships/hyperlink" Target="https://developer.apple.com/swift/resources/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hyperlink" Target="http://www.appcoda.com/ios-contacts-framework/" TargetMode="External"/><Relationship Id="rId31" Type="http://schemas.openxmlformats.org/officeDocument/2006/relationships/hyperlink" Target="http://devstreaming.apple.com/videos/wwdc/2015/223rmo6dv9hxh/223/223_introducing_the_contacts_framework_for_ios_and_os_x.pdf" TargetMode="External"/><Relationship Id="rId32" Type="http://schemas.openxmlformats.org/officeDocument/2006/relationships/fontTable" Target="fontTable.xml"/><Relationship Id="rId9" Type="http://schemas.openxmlformats.org/officeDocument/2006/relationships/hyperlink" Target="https://developer.apple.com/library/prerelease/mac/documentation/Contacts/Reference/CNContact_Class/index.html" TargetMode="External"/><Relationship Id="rId6" Type="http://schemas.openxmlformats.org/officeDocument/2006/relationships/webSettings" Target="webSettings.xml"/><Relationship Id="rId7" Type="http://schemas.openxmlformats.org/officeDocument/2006/relationships/hyperlink" Target="https://developer.apple.com/library/ios/referencelibrary/GettingStarted/DevelopiOSAppsSwift/" TargetMode="External"/><Relationship Id="rId8" Type="http://schemas.openxmlformats.org/officeDocument/2006/relationships/hyperlink" Target="https://developer.apple.com/library/ios/documentation/Cocoa/Conceptual/Predicates/AdditionalChapters/Introduction.html" TargetMode="External"/><Relationship Id="rId33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hyperlink" Target="https://itunes.apple.com/us/app/xcode/id497799835?ls=1&amp;mt=12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s://github.com/psenthil/groupmessage/archive/master.zip" TargetMode="External"/><Relationship Id="rId14" Type="http://schemas.openxmlformats.org/officeDocument/2006/relationships/image" Target="media/image3.png"/><Relationship Id="rId15" Type="http://schemas.openxmlformats.org/officeDocument/2006/relationships/hyperlink" Target="https://github.com/psenthil/groupmessage.git" TargetMode="External"/><Relationship Id="rId16" Type="http://schemas.openxmlformats.org/officeDocument/2006/relationships/image" Target="media/image4.png"/><Relationship Id="rId17" Type="http://schemas.openxmlformats.org/officeDocument/2006/relationships/hyperlink" Target="https://github.com/psenthil/groupmessage/blob/master/screen1.png" TargetMode="External"/><Relationship Id="rId18" Type="http://schemas.openxmlformats.org/officeDocument/2006/relationships/image" Target="media/image5.png"/><Relationship Id="rId19" Type="http://schemas.openxmlformats.org/officeDocument/2006/relationships/hyperlink" Target="https://github.com/psenthil/groupmessage/blob/master/selection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386D7B-807E-124E-A735-255E7FB56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884</Words>
  <Characters>5042</Characters>
  <Application>Microsoft Macintosh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eBay, Inc.</Company>
  <LinksUpToDate>false</LinksUpToDate>
  <CharactersWithSpaces>5915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Pandurangan, Senthil</dc:creator>
  <cp:lastModifiedBy>Pandurangan, Senthil</cp:lastModifiedBy>
  <cp:revision>32</cp:revision>
  <cp:lastPrinted>2016-02-27T01:30:00Z</cp:lastPrinted>
  <dcterms:created xsi:type="dcterms:W3CDTF">2016-02-26T06:38:00Z</dcterms:created>
  <dcterms:modified xsi:type="dcterms:W3CDTF">2016-02-27T01:30:00Z</dcterms:modified>
</cp:coreProperties>
</file>